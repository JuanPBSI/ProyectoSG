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924296025"/>
        <w:docPartObj>
          <w:docPartGallery w:val="Cover Pages"/>
          <w:docPartUnique/>
        </w:docPartObj>
      </w:sdtPr>
      <w:sdtEndPr>
        <w:rPr>
          <w:color w:val="auto"/>
        </w:rPr>
      </w:sdtEndPr>
      <w:sdtContent>
        <w:p w14:paraId="265F9246" w14:textId="77777777" w:rsidR="00C31ED5" w:rsidRPr="00DD566B" w:rsidRDefault="00C31ED5" w:rsidP="00BB01A6">
          <w:pPr>
            <w:pStyle w:val="Sinespaciado"/>
            <w:spacing w:before="1540" w:after="240"/>
            <w:ind w:firstLine="708"/>
            <w:jc w:val="center"/>
            <w:rPr>
              <w:color w:val="5B9BD5" w:themeColor="accent1"/>
            </w:rPr>
          </w:pPr>
          <w:r w:rsidRPr="00DD566B">
            <w:rPr>
              <w:noProof/>
              <w:color w:val="5B9BD5" w:themeColor="accent1"/>
            </w:rPr>
            <w:drawing>
              <wp:inline distT="0" distB="0" distL="0" distR="0" wp14:anchorId="4828B094" wp14:editId="5C0AF64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5B9BD5" w:themeColor="accent1"/>
              <w:sz w:val="72"/>
              <w:szCs w:val="72"/>
            </w:rPr>
            <w:alias w:val="Título"/>
            <w:tag w:val=""/>
            <w:id w:val="1735040861"/>
            <w:placeholder>
              <w:docPart w:val="9BCFED8091AD4536848802EFD835A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7B3CA1" w14:textId="77777777" w:rsidR="00C31ED5" w:rsidRPr="00DD566B" w:rsidRDefault="003C2485" w:rsidP="00C31ED5">
              <w:pPr>
                <w:pStyle w:val="Sinespaciado"/>
                <w:pBdr>
                  <w:top w:val="single" w:sz="6" w:space="6" w:color="5B9BD5" w:themeColor="accent1"/>
                  <w:bottom w:val="single" w:sz="6" w:space="6" w:color="5B9BD5" w:themeColor="accent1"/>
                </w:pBdr>
                <w:spacing w:after="240"/>
                <w:jc w:val="center"/>
                <w:rPr>
                  <w:rFonts w:eastAsiaTheme="majorEastAsia" w:cstheme="majorBidi"/>
                  <w:caps/>
                  <w:color w:val="5B9BD5" w:themeColor="accent1"/>
                  <w:sz w:val="80"/>
                  <w:szCs w:val="80"/>
                </w:rPr>
              </w:pPr>
              <w:r w:rsidRPr="00DD566B">
                <w:rPr>
                  <w:rFonts w:eastAsiaTheme="majorEastAsia" w:cstheme="majorBidi"/>
                  <w:caps/>
                  <w:color w:val="5B9BD5" w:themeColor="accent1"/>
                  <w:sz w:val="72"/>
                  <w:szCs w:val="72"/>
                </w:rPr>
                <w:t>Proyecto Final: Herramienta para monitoreo de bitácoras relacionadas con servicios web</w:t>
              </w:r>
            </w:p>
          </w:sdtContent>
        </w:sdt>
        <w:sdt>
          <w:sdtPr>
            <w:rPr>
              <w:color w:val="5B9BD5" w:themeColor="accent1"/>
              <w:sz w:val="28"/>
              <w:szCs w:val="28"/>
            </w:rPr>
            <w:alias w:val="Subtítulo"/>
            <w:tag w:val=""/>
            <w:id w:val="328029620"/>
            <w:placeholder>
              <w:docPart w:val="24C48F63AFF3450ABFE5971892AF4742"/>
            </w:placeholder>
            <w:dataBinding w:prefixMappings="xmlns:ns0='http://purl.org/dc/elements/1.1/' xmlns:ns1='http://schemas.openxmlformats.org/package/2006/metadata/core-properties' " w:xpath="/ns1:coreProperties[1]/ns0:subject[1]" w:storeItemID="{6C3C8BC8-F283-45AE-878A-BAB7291924A1}"/>
            <w:text/>
          </w:sdtPr>
          <w:sdtContent>
            <w:p w14:paraId="01D1C4FC" w14:textId="2E743DB7" w:rsidR="00C31ED5" w:rsidRPr="00DD566B" w:rsidRDefault="00C31ED5" w:rsidP="00C31ED5">
              <w:pPr>
                <w:pStyle w:val="Sinespaciado"/>
                <w:jc w:val="center"/>
                <w:rPr>
                  <w:color w:val="5B9BD5" w:themeColor="accent1"/>
                  <w:sz w:val="28"/>
                  <w:szCs w:val="28"/>
                </w:rPr>
              </w:pPr>
              <w:r w:rsidRPr="00DD566B">
                <w:rPr>
                  <w:color w:val="5B9BD5" w:themeColor="accent1"/>
                  <w:sz w:val="28"/>
                  <w:szCs w:val="28"/>
                </w:rPr>
                <w:t>Integrantes:      José Juan Armenta Segura                                                                                             Diego Alfonso Serrano Guillén                                                                                                    Responsable del Proyecto:    Angie Aguilar Domínguez</w:t>
              </w:r>
            </w:p>
          </w:sdtContent>
        </w:sdt>
        <w:p w14:paraId="677E9883" w14:textId="77777777" w:rsidR="00C31ED5" w:rsidRPr="00DD566B" w:rsidRDefault="00C31ED5" w:rsidP="00C31ED5">
          <w:pPr>
            <w:pStyle w:val="Sinespaciado"/>
            <w:spacing w:before="480"/>
            <w:jc w:val="center"/>
            <w:rPr>
              <w:color w:val="5B9BD5" w:themeColor="accent1"/>
            </w:rPr>
          </w:pPr>
          <w:r w:rsidRPr="00DD566B">
            <w:rPr>
              <w:noProof/>
              <w:color w:val="5B9BD5" w:themeColor="accent1"/>
            </w:rPr>
            <mc:AlternateContent>
              <mc:Choice Requires="wps">
                <w:drawing>
                  <wp:anchor distT="0" distB="0" distL="114300" distR="114300" simplePos="0" relativeHeight="251658241" behindDoc="0" locked="0" layoutInCell="1" allowOverlap="1" wp14:anchorId="2B96094F" wp14:editId="5063D1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51720350"/>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C82CA1" w:rsidRDefault="00C82CA1"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C82CA1" w:rsidRDefault="00C82CA1" w:rsidP="00C31ED5">
                                <w:pPr>
                                  <w:pStyle w:val="Sinespaciado"/>
                                  <w:jc w:val="center"/>
                                  <w:rPr>
                                    <w:color w:val="5B9BD5" w:themeColor="accent1"/>
                                  </w:rPr>
                                </w:pPr>
                                <w:sdt>
                                  <w:sdtPr>
                                    <w:rPr>
                                      <w:caps/>
                                      <w:color w:val="5B9BD5" w:themeColor="accent1"/>
                                    </w:rPr>
                                    <w:alias w:val="Compañía"/>
                                    <w:tag w:val=""/>
                                    <w:id w:val="1171612449"/>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C82CA1" w:rsidRDefault="00C82CA1" w:rsidP="00C31ED5">
                                <w:pPr>
                                  <w:pStyle w:val="Sinespaciado"/>
                                  <w:jc w:val="center"/>
                                  <w:rPr>
                                    <w:color w:val="5B9BD5" w:themeColor="accent1"/>
                                  </w:rPr>
                                </w:pPr>
                                <w:sdt>
                                  <w:sdtPr>
                                    <w:rPr>
                                      <w:color w:val="5B9BD5" w:themeColor="accent1"/>
                                    </w:rPr>
                                    <w:alias w:val="Dirección"/>
                                    <w:tag w:val=""/>
                                    <w:id w:val="101334778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96094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651720350"/>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C82CA1" w:rsidRDefault="00C82CA1"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C82CA1" w:rsidRDefault="00C82CA1" w:rsidP="00C31ED5">
                          <w:pPr>
                            <w:pStyle w:val="Sinespaciado"/>
                            <w:jc w:val="center"/>
                            <w:rPr>
                              <w:color w:val="5B9BD5" w:themeColor="accent1"/>
                            </w:rPr>
                          </w:pPr>
                          <w:sdt>
                            <w:sdtPr>
                              <w:rPr>
                                <w:caps/>
                                <w:color w:val="5B9BD5" w:themeColor="accent1"/>
                              </w:rPr>
                              <w:alias w:val="Compañía"/>
                              <w:tag w:val=""/>
                              <w:id w:val="1171612449"/>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C82CA1" w:rsidRDefault="00C82CA1" w:rsidP="00C31ED5">
                          <w:pPr>
                            <w:pStyle w:val="Sinespaciado"/>
                            <w:jc w:val="center"/>
                            <w:rPr>
                              <w:color w:val="5B9BD5" w:themeColor="accent1"/>
                            </w:rPr>
                          </w:pPr>
                          <w:sdt>
                            <w:sdtPr>
                              <w:rPr>
                                <w:color w:val="5B9BD5" w:themeColor="accent1"/>
                              </w:rPr>
                              <w:alias w:val="Dirección"/>
                              <w:tag w:val=""/>
                              <w:id w:val="101334778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Pr="00DD566B">
            <w:rPr>
              <w:noProof/>
              <w:color w:val="5B9BD5" w:themeColor="accent1"/>
            </w:rPr>
            <w:drawing>
              <wp:inline distT="0" distB="0" distL="0" distR="0" wp14:anchorId="513885FA" wp14:editId="206287F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DD6CB" w14:textId="4906B717" w:rsidR="00C31ED5" w:rsidRPr="00DD566B" w:rsidRDefault="00C31ED5" w:rsidP="00C31ED5">
          <w:r w:rsidRPr="00DD566B">
            <w:br w:type="page"/>
          </w:r>
        </w:p>
      </w:sdtContent>
    </w:sdt>
    <w:sdt>
      <w:sdtPr>
        <w:rPr>
          <w:rFonts w:asciiTheme="minorHAnsi" w:eastAsiaTheme="minorHAnsi" w:hAnsiTheme="minorHAnsi" w:cstheme="minorBidi"/>
          <w:color w:val="auto"/>
          <w:sz w:val="22"/>
          <w:szCs w:val="22"/>
          <w:lang w:val="es-ES" w:eastAsia="en-US"/>
        </w:rPr>
        <w:id w:val="723103053"/>
        <w:docPartObj>
          <w:docPartGallery w:val="Table of Contents"/>
          <w:docPartUnique/>
        </w:docPartObj>
      </w:sdtPr>
      <w:sdtEndPr>
        <w:rPr>
          <w:b/>
          <w:bCs/>
        </w:rPr>
      </w:sdtEndPr>
      <w:sdtContent>
        <w:p w14:paraId="6E162E97" w14:textId="77777777" w:rsidR="00C31ED5" w:rsidRPr="00DD566B" w:rsidRDefault="00C31ED5" w:rsidP="00C31ED5">
          <w:pPr>
            <w:pStyle w:val="TtulodeTDC"/>
            <w:rPr>
              <w:rFonts w:asciiTheme="minorHAnsi" w:hAnsiTheme="minorHAnsi"/>
            </w:rPr>
          </w:pPr>
          <w:r w:rsidRPr="00DD566B">
            <w:rPr>
              <w:rFonts w:asciiTheme="minorHAnsi" w:hAnsiTheme="minorHAnsi"/>
              <w:lang w:val="es-ES"/>
            </w:rPr>
            <w:t>Contenido</w:t>
          </w:r>
        </w:p>
        <w:p w14:paraId="532474AA" w14:textId="77777777" w:rsidR="006A6290" w:rsidRDefault="00C31ED5">
          <w:pPr>
            <w:pStyle w:val="TDC1"/>
            <w:tabs>
              <w:tab w:val="left" w:pos="440"/>
              <w:tab w:val="right" w:leader="dot" w:pos="9962"/>
            </w:tabs>
            <w:rPr>
              <w:rFonts w:eastAsiaTheme="minorEastAsia"/>
              <w:noProof/>
              <w:lang w:eastAsia="es-MX"/>
            </w:rPr>
          </w:pPr>
          <w:r w:rsidRPr="00DD566B">
            <w:fldChar w:fldCharType="begin"/>
          </w:r>
          <w:r w:rsidRPr="00DD566B">
            <w:instrText xml:space="preserve"> TOC \o "1-3" \h \z \u </w:instrText>
          </w:r>
          <w:r w:rsidRPr="00DD566B">
            <w:fldChar w:fldCharType="separate"/>
          </w:r>
          <w:hyperlink w:anchor="_Toc466500327" w:history="1">
            <w:r w:rsidR="006A6290" w:rsidRPr="00666F75">
              <w:rPr>
                <w:rStyle w:val="Hipervnculo"/>
                <w:b/>
                <w:noProof/>
              </w:rPr>
              <w:t>1.</w:t>
            </w:r>
            <w:r w:rsidR="006A6290">
              <w:rPr>
                <w:rFonts w:eastAsiaTheme="minorEastAsia"/>
                <w:noProof/>
                <w:lang w:eastAsia="es-MX"/>
              </w:rPr>
              <w:tab/>
            </w:r>
            <w:r w:rsidR="006A6290" w:rsidRPr="00666F75">
              <w:rPr>
                <w:rStyle w:val="Hipervnculo"/>
                <w:b/>
                <w:noProof/>
              </w:rPr>
              <w:t>Introducción</w:t>
            </w:r>
            <w:r w:rsidR="006A6290">
              <w:rPr>
                <w:noProof/>
                <w:webHidden/>
              </w:rPr>
              <w:tab/>
            </w:r>
            <w:r w:rsidR="006A6290">
              <w:rPr>
                <w:noProof/>
                <w:webHidden/>
              </w:rPr>
              <w:fldChar w:fldCharType="begin"/>
            </w:r>
            <w:r w:rsidR="006A6290">
              <w:rPr>
                <w:noProof/>
                <w:webHidden/>
              </w:rPr>
              <w:instrText xml:space="preserve"> PAGEREF _Toc466500327 \h </w:instrText>
            </w:r>
            <w:r w:rsidR="006A6290">
              <w:rPr>
                <w:noProof/>
                <w:webHidden/>
              </w:rPr>
            </w:r>
            <w:r w:rsidR="006A6290">
              <w:rPr>
                <w:noProof/>
                <w:webHidden/>
              </w:rPr>
              <w:fldChar w:fldCharType="separate"/>
            </w:r>
            <w:r w:rsidR="0061722A">
              <w:rPr>
                <w:noProof/>
                <w:webHidden/>
              </w:rPr>
              <w:t>1</w:t>
            </w:r>
            <w:r w:rsidR="006A6290">
              <w:rPr>
                <w:noProof/>
                <w:webHidden/>
              </w:rPr>
              <w:fldChar w:fldCharType="end"/>
            </w:r>
          </w:hyperlink>
        </w:p>
        <w:p w14:paraId="389C8E4D" w14:textId="77777777" w:rsidR="006A6290" w:rsidRDefault="00C82CA1">
          <w:pPr>
            <w:pStyle w:val="TDC1"/>
            <w:tabs>
              <w:tab w:val="left" w:pos="440"/>
              <w:tab w:val="right" w:leader="dot" w:pos="9962"/>
            </w:tabs>
            <w:rPr>
              <w:rFonts w:eastAsiaTheme="minorEastAsia"/>
              <w:noProof/>
              <w:lang w:eastAsia="es-MX"/>
            </w:rPr>
          </w:pPr>
          <w:hyperlink w:anchor="_Toc466500328" w:history="1">
            <w:r w:rsidR="006A6290" w:rsidRPr="00666F75">
              <w:rPr>
                <w:rStyle w:val="Hipervnculo"/>
                <w:b/>
                <w:noProof/>
              </w:rPr>
              <w:t>2.</w:t>
            </w:r>
            <w:r w:rsidR="006A6290">
              <w:rPr>
                <w:rFonts w:eastAsiaTheme="minorEastAsia"/>
                <w:noProof/>
                <w:lang w:eastAsia="es-MX"/>
              </w:rPr>
              <w:tab/>
            </w:r>
            <w:r w:rsidR="006A6290" w:rsidRPr="00666F75">
              <w:rPr>
                <w:rStyle w:val="Hipervnculo"/>
                <w:b/>
                <w:noProof/>
              </w:rPr>
              <w:t>Metodología de recolección de información</w:t>
            </w:r>
            <w:r w:rsidR="006A6290">
              <w:rPr>
                <w:noProof/>
                <w:webHidden/>
              </w:rPr>
              <w:tab/>
            </w:r>
            <w:r w:rsidR="006A6290">
              <w:rPr>
                <w:noProof/>
                <w:webHidden/>
              </w:rPr>
              <w:fldChar w:fldCharType="begin"/>
            </w:r>
            <w:r w:rsidR="006A6290">
              <w:rPr>
                <w:noProof/>
                <w:webHidden/>
              </w:rPr>
              <w:instrText xml:space="preserve"> PAGEREF _Toc466500328 \h </w:instrText>
            </w:r>
            <w:r w:rsidR="006A6290">
              <w:rPr>
                <w:noProof/>
                <w:webHidden/>
              </w:rPr>
            </w:r>
            <w:r w:rsidR="006A6290">
              <w:rPr>
                <w:noProof/>
                <w:webHidden/>
              </w:rPr>
              <w:fldChar w:fldCharType="separate"/>
            </w:r>
            <w:r w:rsidR="0061722A">
              <w:rPr>
                <w:noProof/>
                <w:webHidden/>
              </w:rPr>
              <w:t>3</w:t>
            </w:r>
            <w:r w:rsidR="006A6290">
              <w:rPr>
                <w:noProof/>
                <w:webHidden/>
              </w:rPr>
              <w:fldChar w:fldCharType="end"/>
            </w:r>
          </w:hyperlink>
        </w:p>
        <w:p w14:paraId="690BF311" w14:textId="77777777" w:rsidR="006A6290" w:rsidRDefault="00C82CA1">
          <w:pPr>
            <w:pStyle w:val="TDC1"/>
            <w:tabs>
              <w:tab w:val="left" w:pos="440"/>
              <w:tab w:val="right" w:leader="dot" w:pos="9962"/>
            </w:tabs>
            <w:rPr>
              <w:rFonts w:eastAsiaTheme="minorEastAsia"/>
              <w:noProof/>
              <w:lang w:eastAsia="es-MX"/>
            </w:rPr>
          </w:pPr>
          <w:hyperlink w:anchor="_Toc466500329" w:history="1">
            <w:r w:rsidR="006A6290" w:rsidRPr="00666F75">
              <w:rPr>
                <w:rStyle w:val="Hipervnculo"/>
                <w:b/>
                <w:noProof/>
              </w:rPr>
              <w:t>3.</w:t>
            </w:r>
            <w:r w:rsidR="006A6290">
              <w:rPr>
                <w:rFonts w:eastAsiaTheme="minorEastAsia"/>
                <w:noProof/>
                <w:lang w:eastAsia="es-MX"/>
              </w:rPr>
              <w:tab/>
            </w:r>
            <w:r w:rsidR="006A6290" w:rsidRPr="00666F75">
              <w:rPr>
                <w:rStyle w:val="Hipervnculo"/>
                <w:b/>
                <w:noProof/>
              </w:rPr>
              <w:t>Análisis de bitácoras de Apache y PostgreSQL</w:t>
            </w:r>
            <w:r w:rsidR="006A6290">
              <w:rPr>
                <w:noProof/>
                <w:webHidden/>
              </w:rPr>
              <w:tab/>
            </w:r>
            <w:r w:rsidR="006A6290">
              <w:rPr>
                <w:noProof/>
                <w:webHidden/>
              </w:rPr>
              <w:fldChar w:fldCharType="begin"/>
            </w:r>
            <w:r w:rsidR="006A6290">
              <w:rPr>
                <w:noProof/>
                <w:webHidden/>
              </w:rPr>
              <w:instrText xml:space="preserve"> PAGEREF _Toc466500329 \h </w:instrText>
            </w:r>
            <w:r w:rsidR="006A6290">
              <w:rPr>
                <w:noProof/>
                <w:webHidden/>
              </w:rPr>
            </w:r>
            <w:r w:rsidR="006A6290">
              <w:rPr>
                <w:noProof/>
                <w:webHidden/>
              </w:rPr>
              <w:fldChar w:fldCharType="separate"/>
            </w:r>
            <w:r w:rsidR="0061722A">
              <w:rPr>
                <w:noProof/>
                <w:webHidden/>
              </w:rPr>
              <w:t>5</w:t>
            </w:r>
            <w:r w:rsidR="006A6290">
              <w:rPr>
                <w:noProof/>
                <w:webHidden/>
              </w:rPr>
              <w:fldChar w:fldCharType="end"/>
            </w:r>
          </w:hyperlink>
        </w:p>
        <w:p w14:paraId="0A78BDE1" w14:textId="77777777" w:rsidR="006A6290" w:rsidRDefault="00C82CA1">
          <w:pPr>
            <w:pStyle w:val="TDC2"/>
            <w:tabs>
              <w:tab w:val="left" w:pos="880"/>
              <w:tab w:val="right" w:leader="dot" w:pos="9962"/>
            </w:tabs>
            <w:rPr>
              <w:rFonts w:eastAsiaTheme="minorEastAsia"/>
              <w:noProof/>
              <w:lang w:eastAsia="es-MX"/>
            </w:rPr>
          </w:pPr>
          <w:hyperlink w:anchor="_Toc466500330" w:history="1">
            <w:r w:rsidR="006A6290" w:rsidRPr="00666F75">
              <w:rPr>
                <w:rStyle w:val="Hipervnculo"/>
                <w:b/>
                <w:noProof/>
              </w:rPr>
              <w:t>3.1</w:t>
            </w:r>
            <w:r w:rsidR="006A6290">
              <w:rPr>
                <w:rFonts w:eastAsiaTheme="minorEastAsia"/>
                <w:noProof/>
                <w:lang w:eastAsia="es-MX"/>
              </w:rPr>
              <w:tab/>
            </w:r>
            <w:r w:rsidR="006A6290" w:rsidRPr="00666F75">
              <w:rPr>
                <w:rStyle w:val="Hipervnculo"/>
                <w:b/>
                <w:noProof/>
              </w:rPr>
              <w:t>SQL Injection</w:t>
            </w:r>
            <w:r w:rsidR="006A6290">
              <w:rPr>
                <w:noProof/>
                <w:webHidden/>
              </w:rPr>
              <w:tab/>
            </w:r>
            <w:r w:rsidR="006A6290">
              <w:rPr>
                <w:noProof/>
                <w:webHidden/>
              </w:rPr>
              <w:fldChar w:fldCharType="begin"/>
            </w:r>
            <w:r w:rsidR="006A6290">
              <w:rPr>
                <w:noProof/>
                <w:webHidden/>
              </w:rPr>
              <w:instrText xml:space="preserve"> PAGEREF _Toc466500330 \h </w:instrText>
            </w:r>
            <w:r w:rsidR="006A6290">
              <w:rPr>
                <w:noProof/>
                <w:webHidden/>
              </w:rPr>
            </w:r>
            <w:r w:rsidR="006A6290">
              <w:rPr>
                <w:noProof/>
                <w:webHidden/>
              </w:rPr>
              <w:fldChar w:fldCharType="separate"/>
            </w:r>
            <w:r w:rsidR="0061722A">
              <w:rPr>
                <w:noProof/>
                <w:webHidden/>
              </w:rPr>
              <w:t>8</w:t>
            </w:r>
            <w:r w:rsidR="006A6290">
              <w:rPr>
                <w:noProof/>
                <w:webHidden/>
              </w:rPr>
              <w:fldChar w:fldCharType="end"/>
            </w:r>
          </w:hyperlink>
        </w:p>
        <w:p w14:paraId="55190707" w14:textId="77777777" w:rsidR="006A6290" w:rsidRDefault="00C82CA1">
          <w:pPr>
            <w:pStyle w:val="TDC2"/>
            <w:tabs>
              <w:tab w:val="left" w:pos="880"/>
              <w:tab w:val="right" w:leader="dot" w:pos="9962"/>
            </w:tabs>
            <w:rPr>
              <w:rFonts w:eastAsiaTheme="minorEastAsia"/>
              <w:noProof/>
              <w:lang w:eastAsia="es-MX"/>
            </w:rPr>
          </w:pPr>
          <w:hyperlink w:anchor="_Toc466500331" w:history="1">
            <w:r w:rsidR="006A6290" w:rsidRPr="00666F75">
              <w:rPr>
                <w:rStyle w:val="Hipervnculo"/>
                <w:b/>
                <w:noProof/>
              </w:rPr>
              <w:t>3.2</w:t>
            </w:r>
            <w:r w:rsidR="006A6290">
              <w:rPr>
                <w:rFonts w:eastAsiaTheme="minorEastAsia"/>
                <w:noProof/>
                <w:lang w:eastAsia="es-MX"/>
              </w:rPr>
              <w:tab/>
            </w:r>
            <w:r w:rsidR="006A6290" w:rsidRPr="00666F75">
              <w:rPr>
                <w:rStyle w:val="Hipervnculo"/>
                <w:b/>
                <w:noProof/>
              </w:rPr>
              <w:t>Cross Site Scripting Reflejado</w:t>
            </w:r>
            <w:r w:rsidR="006A6290">
              <w:rPr>
                <w:noProof/>
                <w:webHidden/>
              </w:rPr>
              <w:tab/>
            </w:r>
            <w:r w:rsidR="006A6290">
              <w:rPr>
                <w:noProof/>
                <w:webHidden/>
              </w:rPr>
              <w:fldChar w:fldCharType="begin"/>
            </w:r>
            <w:r w:rsidR="006A6290">
              <w:rPr>
                <w:noProof/>
                <w:webHidden/>
              </w:rPr>
              <w:instrText xml:space="preserve"> PAGEREF _Toc466500331 \h </w:instrText>
            </w:r>
            <w:r w:rsidR="006A6290">
              <w:rPr>
                <w:noProof/>
                <w:webHidden/>
              </w:rPr>
            </w:r>
            <w:r w:rsidR="006A6290">
              <w:rPr>
                <w:noProof/>
                <w:webHidden/>
              </w:rPr>
              <w:fldChar w:fldCharType="separate"/>
            </w:r>
            <w:r w:rsidR="0061722A">
              <w:rPr>
                <w:noProof/>
                <w:webHidden/>
              </w:rPr>
              <w:t>11</w:t>
            </w:r>
            <w:r w:rsidR="006A6290">
              <w:rPr>
                <w:noProof/>
                <w:webHidden/>
              </w:rPr>
              <w:fldChar w:fldCharType="end"/>
            </w:r>
          </w:hyperlink>
        </w:p>
        <w:p w14:paraId="3C2F6A6A" w14:textId="77777777" w:rsidR="006A6290" w:rsidRDefault="00C82CA1">
          <w:pPr>
            <w:pStyle w:val="TDC2"/>
            <w:tabs>
              <w:tab w:val="left" w:pos="880"/>
              <w:tab w:val="right" w:leader="dot" w:pos="9962"/>
            </w:tabs>
            <w:rPr>
              <w:rFonts w:eastAsiaTheme="minorEastAsia"/>
              <w:noProof/>
              <w:lang w:eastAsia="es-MX"/>
            </w:rPr>
          </w:pPr>
          <w:hyperlink w:anchor="_Toc466500332" w:history="1">
            <w:r w:rsidR="006A6290" w:rsidRPr="00666F75">
              <w:rPr>
                <w:rStyle w:val="Hipervnculo"/>
                <w:b/>
                <w:noProof/>
              </w:rPr>
              <w:t>3.3</w:t>
            </w:r>
            <w:r w:rsidR="006A6290">
              <w:rPr>
                <w:rFonts w:eastAsiaTheme="minorEastAsia"/>
                <w:noProof/>
                <w:lang w:eastAsia="es-MX"/>
              </w:rPr>
              <w:tab/>
            </w:r>
            <w:r w:rsidR="006A6290" w:rsidRPr="00666F75">
              <w:rPr>
                <w:rStyle w:val="Hipervnculo"/>
                <w:b/>
                <w:noProof/>
              </w:rPr>
              <w:t>Web Crawling / Spidering</w:t>
            </w:r>
            <w:r w:rsidR="006A6290">
              <w:rPr>
                <w:noProof/>
                <w:webHidden/>
              </w:rPr>
              <w:tab/>
            </w:r>
            <w:r w:rsidR="006A6290">
              <w:rPr>
                <w:noProof/>
                <w:webHidden/>
              </w:rPr>
              <w:fldChar w:fldCharType="begin"/>
            </w:r>
            <w:r w:rsidR="006A6290">
              <w:rPr>
                <w:noProof/>
                <w:webHidden/>
              </w:rPr>
              <w:instrText xml:space="preserve"> PAGEREF _Toc466500332 \h </w:instrText>
            </w:r>
            <w:r w:rsidR="006A6290">
              <w:rPr>
                <w:noProof/>
                <w:webHidden/>
              </w:rPr>
            </w:r>
            <w:r w:rsidR="006A6290">
              <w:rPr>
                <w:noProof/>
                <w:webHidden/>
              </w:rPr>
              <w:fldChar w:fldCharType="separate"/>
            </w:r>
            <w:r w:rsidR="0061722A">
              <w:rPr>
                <w:noProof/>
                <w:webHidden/>
              </w:rPr>
              <w:t>13</w:t>
            </w:r>
            <w:r w:rsidR="006A6290">
              <w:rPr>
                <w:noProof/>
                <w:webHidden/>
              </w:rPr>
              <w:fldChar w:fldCharType="end"/>
            </w:r>
          </w:hyperlink>
        </w:p>
        <w:p w14:paraId="02123A4E" w14:textId="77777777" w:rsidR="006A6290" w:rsidRDefault="00C82CA1">
          <w:pPr>
            <w:pStyle w:val="TDC2"/>
            <w:tabs>
              <w:tab w:val="left" w:pos="880"/>
              <w:tab w:val="right" w:leader="dot" w:pos="9962"/>
            </w:tabs>
            <w:rPr>
              <w:rFonts w:eastAsiaTheme="minorEastAsia"/>
              <w:noProof/>
              <w:lang w:eastAsia="es-MX"/>
            </w:rPr>
          </w:pPr>
          <w:hyperlink w:anchor="_Toc466500333" w:history="1">
            <w:r w:rsidR="006A6290" w:rsidRPr="00666F75">
              <w:rPr>
                <w:rStyle w:val="Hipervnculo"/>
                <w:b/>
                <w:noProof/>
              </w:rPr>
              <w:t>3.4</w:t>
            </w:r>
            <w:r w:rsidR="006A6290">
              <w:rPr>
                <w:rFonts w:eastAsiaTheme="minorEastAsia"/>
                <w:noProof/>
                <w:lang w:eastAsia="es-MX"/>
              </w:rPr>
              <w:tab/>
            </w:r>
            <w:r w:rsidR="006A6290" w:rsidRPr="00666F75">
              <w:rPr>
                <w:rStyle w:val="Hipervnculo"/>
                <w:b/>
                <w:noProof/>
              </w:rPr>
              <w:t>Path Traversal</w:t>
            </w:r>
            <w:r w:rsidR="006A6290">
              <w:rPr>
                <w:noProof/>
                <w:webHidden/>
              </w:rPr>
              <w:tab/>
            </w:r>
            <w:r w:rsidR="006A6290">
              <w:rPr>
                <w:noProof/>
                <w:webHidden/>
              </w:rPr>
              <w:fldChar w:fldCharType="begin"/>
            </w:r>
            <w:r w:rsidR="006A6290">
              <w:rPr>
                <w:noProof/>
                <w:webHidden/>
              </w:rPr>
              <w:instrText xml:space="preserve"> PAGEREF _Toc466500333 \h </w:instrText>
            </w:r>
            <w:r w:rsidR="006A6290">
              <w:rPr>
                <w:noProof/>
                <w:webHidden/>
              </w:rPr>
            </w:r>
            <w:r w:rsidR="006A6290">
              <w:rPr>
                <w:noProof/>
                <w:webHidden/>
              </w:rPr>
              <w:fldChar w:fldCharType="separate"/>
            </w:r>
            <w:r w:rsidR="0061722A">
              <w:rPr>
                <w:noProof/>
                <w:webHidden/>
              </w:rPr>
              <w:t>16</w:t>
            </w:r>
            <w:r w:rsidR="006A6290">
              <w:rPr>
                <w:noProof/>
                <w:webHidden/>
              </w:rPr>
              <w:fldChar w:fldCharType="end"/>
            </w:r>
          </w:hyperlink>
        </w:p>
        <w:p w14:paraId="105374FE" w14:textId="77777777" w:rsidR="006A6290" w:rsidRDefault="00C82CA1">
          <w:pPr>
            <w:pStyle w:val="TDC2"/>
            <w:tabs>
              <w:tab w:val="left" w:pos="880"/>
              <w:tab w:val="right" w:leader="dot" w:pos="9962"/>
            </w:tabs>
            <w:rPr>
              <w:rFonts w:eastAsiaTheme="minorEastAsia"/>
              <w:noProof/>
              <w:lang w:eastAsia="es-MX"/>
            </w:rPr>
          </w:pPr>
          <w:hyperlink w:anchor="_Toc466500334" w:history="1">
            <w:r w:rsidR="006A6290" w:rsidRPr="00666F75">
              <w:rPr>
                <w:rStyle w:val="Hipervnculo"/>
                <w:b/>
                <w:noProof/>
              </w:rPr>
              <w:t>3.5</w:t>
            </w:r>
            <w:r w:rsidR="006A6290">
              <w:rPr>
                <w:rFonts w:eastAsiaTheme="minorEastAsia"/>
                <w:noProof/>
                <w:lang w:eastAsia="es-MX"/>
              </w:rPr>
              <w:tab/>
            </w:r>
            <w:r w:rsidR="006A6290" w:rsidRPr="00666F75">
              <w:rPr>
                <w:rStyle w:val="Hipervnculo"/>
                <w:b/>
                <w:noProof/>
              </w:rPr>
              <w:t>Defacement</w:t>
            </w:r>
            <w:r w:rsidR="006A6290">
              <w:rPr>
                <w:noProof/>
                <w:webHidden/>
              </w:rPr>
              <w:tab/>
            </w:r>
            <w:r w:rsidR="006A6290">
              <w:rPr>
                <w:noProof/>
                <w:webHidden/>
              </w:rPr>
              <w:fldChar w:fldCharType="begin"/>
            </w:r>
            <w:r w:rsidR="006A6290">
              <w:rPr>
                <w:noProof/>
                <w:webHidden/>
              </w:rPr>
              <w:instrText xml:space="preserve"> PAGEREF _Toc466500334 \h </w:instrText>
            </w:r>
            <w:r w:rsidR="006A6290">
              <w:rPr>
                <w:noProof/>
                <w:webHidden/>
              </w:rPr>
            </w:r>
            <w:r w:rsidR="006A6290">
              <w:rPr>
                <w:noProof/>
                <w:webHidden/>
              </w:rPr>
              <w:fldChar w:fldCharType="separate"/>
            </w:r>
            <w:r w:rsidR="0061722A">
              <w:rPr>
                <w:noProof/>
                <w:webHidden/>
              </w:rPr>
              <w:t>18</w:t>
            </w:r>
            <w:r w:rsidR="006A6290">
              <w:rPr>
                <w:noProof/>
                <w:webHidden/>
              </w:rPr>
              <w:fldChar w:fldCharType="end"/>
            </w:r>
          </w:hyperlink>
        </w:p>
        <w:p w14:paraId="6CBBDFA8" w14:textId="77777777" w:rsidR="006A6290" w:rsidRDefault="00C82CA1">
          <w:pPr>
            <w:pStyle w:val="TDC1"/>
            <w:tabs>
              <w:tab w:val="left" w:pos="440"/>
              <w:tab w:val="right" w:leader="dot" w:pos="9962"/>
            </w:tabs>
            <w:rPr>
              <w:rFonts w:eastAsiaTheme="minorEastAsia"/>
              <w:noProof/>
              <w:lang w:eastAsia="es-MX"/>
            </w:rPr>
          </w:pPr>
          <w:hyperlink w:anchor="_Toc466500335" w:history="1">
            <w:r w:rsidR="006A6290" w:rsidRPr="00666F75">
              <w:rPr>
                <w:rStyle w:val="Hipervnculo"/>
                <w:b/>
                <w:noProof/>
              </w:rPr>
              <w:t>4.</w:t>
            </w:r>
            <w:r w:rsidR="006A6290">
              <w:rPr>
                <w:rFonts w:eastAsiaTheme="minorEastAsia"/>
                <w:noProof/>
                <w:lang w:eastAsia="es-MX"/>
              </w:rPr>
              <w:tab/>
            </w:r>
            <w:r w:rsidR="006A6290" w:rsidRPr="00666F75">
              <w:rPr>
                <w:rStyle w:val="Hipervnculo"/>
                <w:b/>
                <w:noProof/>
              </w:rPr>
              <w:t>Análisis de bitácoras de ModSecurity</w:t>
            </w:r>
            <w:r w:rsidR="006A6290">
              <w:rPr>
                <w:noProof/>
                <w:webHidden/>
              </w:rPr>
              <w:tab/>
            </w:r>
            <w:r w:rsidR="006A6290">
              <w:rPr>
                <w:noProof/>
                <w:webHidden/>
              </w:rPr>
              <w:fldChar w:fldCharType="begin"/>
            </w:r>
            <w:r w:rsidR="006A6290">
              <w:rPr>
                <w:noProof/>
                <w:webHidden/>
              </w:rPr>
              <w:instrText xml:space="preserve"> PAGEREF _Toc466500335 \h </w:instrText>
            </w:r>
            <w:r w:rsidR="006A6290">
              <w:rPr>
                <w:noProof/>
                <w:webHidden/>
              </w:rPr>
            </w:r>
            <w:r w:rsidR="006A6290">
              <w:rPr>
                <w:noProof/>
                <w:webHidden/>
              </w:rPr>
              <w:fldChar w:fldCharType="separate"/>
            </w:r>
            <w:r w:rsidR="0061722A">
              <w:rPr>
                <w:noProof/>
                <w:webHidden/>
              </w:rPr>
              <w:t>20</w:t>
            </w:r>
            <w:r w:rsidR="006A6290">
              <w:rPr>
                <w:noProof/>
                <w:webHidden/>
              </w:rPr>
              <w:fldChar w:fldCharType="end"/>
            </w:r>
          </w:hyperlink>
        </w:p>
        <w:p w14:paraId="7E802763" w14:textId="77777777" w:rsidR="006A6290" w:rsidRDefault="00C82CA1">
          <w:pPr>
            <w:pStyle w:val="TDC1"/>
            <w:tabs>
              <w:tab w:val="left" w:pos="440"/>
              <w:tab w:val="right" w:leader="dot" w:pos="9962"/>
            </w:tabs>
            <w:rPr>
              <w:rFonts w:eastAsiaTheme="minorEastAsia"/>
              <w:noProof/>
              <w:lang w:eastAsia="es-MX"/>
            </w:rPr>
          </w:pPr>
          <w:hyperlink w:anchor="_Toc466500336" w:history="1">
            <w:r w:rsidR="006A6290" w:rsidRPr="00666F75">
              <w:rPr>
                <w:rStyle w:val="Hipervnculo"/>
                <w:b/>
                <w:noProof/>
              </w:rPr>
              <w:t>5.</w:t>
            </w:r>
            <w:r w:rsidR="006A6290">
              <w:rPr>
                <w:rFonts w:eastAsiaTheme="minorEastAsia"/>
                <w:noProof/>
                <w:lang w:eastAsia="es-MX"/>
              </w:rPr>
              <w:tab/>
            </w:r>
            <w:r w:rsidR="006A6290" w:rsidRPr="00666F75">
              <w:rPr>
                <w:rStyle w:val="Hipervnculo"/>
                <w:b/>
                <w:noProof/>
              </w:rPr>
              <w:t>Reporte de hallazgos</w:t>
            </w:r>
            <w:r w:rsidR="006A6290">
              <w:rPr>
                <w:noProof/>
                <w:webHidden/>
              </w:rPr>
              <w:tab/>
            </w:r>
            <w:r w:rsidR="006A6290">
              <w:rPr>
                <w:noProof/>
                <w:webHidden/>
              </w:rPr>
              <w:fldChar w:fldCharType="begin"/>
            </w:r>
            <w:r w:rsidR="006A6290">
              <w:rPr>
                <w:noProof/>
                <w:webHidden/>
              </w:rPr>
              <w:instrText xml:space="preserve"> PAGEREF _Toc466500336 \h </w:instrText>
            </w:r>
            <w:r w:rsidR="006A6290">
              <w:rPr>
                <w:noProof/>
                <w:webHidden/>
              </w:rPr>
            </w:r>
            <w:r w:rsidR="006A6290">
              <w:rPr>
                <w:noProof/>
                <w:webHidden/>
              </w:rPr>
              <w:fldChar w:fldCharType="separate"/>
            </w:r>
            <w:r w:rsidR="0061722A">
              <w:rPr>
                <w:noProof/>
                <w:webHidden/>
              </w:rPr>
              <w:t>21</w:t>
            </w:r>
            <w:r w:rsidR="006A6290">
              <w:rPr>
                <w:noProof/>
                <w:webHidden/>
              </w:rPr>
              <w:fldChar w:fldCharType="end"/>
            </w:r>
          </w:hyperlink>
        </w:p>
        <w:p w14:paraId="15740ECF" w14:textId="77777777" w:rsidR="006A6290" w:rsidRDefault="00C82CA1">
          <w:pPr>
            <w:pStyle w:val="TDC1"/>
            <w:tabs>
              <w:tab w:val="left" w:pos="440"/>
              <w:tab w:val="right" w:leader="dot" w:pos="9962"/>
            </w:tabs>
            <w:rPr>
              <w:rFonts w:eastAsiaTheme="minorEastAsia"/>
              <w:noProof/>
              <w:lang w:eastAsia="es-MX"/>
            </w:rPr>
          </w:pPr>
          <w:hyperlink w:anchor="_Toc466500337" w:history="1">
            <w:r w:rsidR="006A6290" w:rsidRPr="00666F75">
              <w:rPr>
                <w:rStyle w:val="Hipervnculo"/>
                <w:b/>
                <w:noProof/>
              </w:rPr>
              <w:t>6.</w:t>
            </w:r>
            <w:r w:rsidR="006A6290">
              <w:rPr>
                <w:rFonts w:eastAsiaTheme="minorEastAsia"/>
                <w:noProof/>
                <w:lang w:eastAsia="es-MX"/>
              </w:rPr>
              <w:tab/>
            </w:r>
            <w:r w:rsidR="006A6290" w:rsidRPr="00666F75">
              <w:rPr>
                <w:rStyle w:val="Hipervnculo"/>
                <w:b/>
                <w:noProof/>
              </w:rPr>
              <w:t>Consideraciones previas y requisitos</w:t>
            </w:r>
            <w:r w:rsidR="006A6290">
              <w:rPr>
                <w:noProof/>
                <w:webHidden/>
              </w:rPr>
              <w:tab/>
            </w:r>
            <w:r w:rsidR="006A6290">
              <w:rPr>
                <w:noProof/>
                <w:webHidden/>
              </w:rPr>
              <w:fldChar w:fldCharType="begin"/>
            </w:r>
            <w:r w:rsidR="006A6290">
              <w:rPr>
                <w:noProof/>
                <w:webHidden/>
              </w:rPr>
              <w:instrText xml:space="preserve"> PAGEREF _Toc466500337 \h </w:instrText>
            </w:r>
            <w:r w:rsidR="006A6290">
              <w:rPr>
                <w:noProof/>
                <w:webHidden/>
              </w:rPr>
            </w:r>
            <w:r w:rsidR="006A6290">
              <w:rPr>
                <w:noProof/>
                <w:webHidden/>
              </w:rPr>
              <w:fldChar w:fldCharType="separate"/>
            </w:r>
            <w:r w:rsidR="0061722A">
              <w:rPr>
                <w:noProof/>
                <w:webHidden/>
              </w:rPr>
              <w:t>25</w:t>
            </w:r>
            <w:r w:rsidR="006A6290">
              <w:rPr>
                <w:noProof/>
                <w:webHidden/>
              </w:rPr>
              <w:fldChar w:fldCharType="end"/>
            </w:r>
          </w:hyperlink>
        </w:p>
        <w:p w14:paraId="2068C8D5" w14:textId="77777777" w:rsidR="006A6290" w:rsidRDefault="00C82CA1">
          <w:pPr>
            <w:pStyle w:val="TDC1"/>
            <w:tabs>
              <w:tab w:val="left" w:pos="440"/>
              <w:tab w:val="right" w:leader="dot" w:pos="9962"/>
            </w:tabs>
            <w:rPr>
              <w:rFonts w:eastAsiaTheme="minorEastAsia"/>
              <w:noProof/>
              <w:lang w:eastAsia="es-MX"/>
            </w:rPr>
          </w:pPr>
          <w:hyperlink w:anchor="_Toc466500338" w:history="1">
            <w:r w:rsidR="006A6290" w:rsidRPr="00666F75">
              <w:rPr>
                <w:rStyle w:val="Hipervnculo"/>
                <w:b/>
                <w:noProof/>
              </w:rPr>
              <w:t>7.</w:t>
            </w:r>
            <w:r w:rsidR="006A6290">
              <w:rPr>
                <w:rFonts w:eastAsiaTheme="minorEastAsia"/>
                <w:noProof/>
                <w:lang w:eastAsia="es-MX"/>
              </w:rPr>
              <w:tab/>
            </w:r>
            <w:r w:rsidR="006A6290" w:rsidRPr="00666F75">
              <w:rPr>
                <w:rStyle w:val="Hipervnculo"/>
                <w:b/>
                <w:noProof/>
              </w:rPr>
              <w:t>Instalación</w:t>
            </w:r>
            <w:r w:rsidR="006A6290">
              <w:rPr>
                <w:noProof/>
                <w:webHidden/>
              </w:rPr>
              <w:tab/>
            </w:r>
            <w:r w:rsidR="006A6290">
              <w:rPr>
                <w:noProof/>
                <w:webHidden/>
              </w:rPr>
              <w:fldChar w:fldCharType="begin"/>
            </w:r>
            <w:r w:rsidR="006A6290">
              <w:rPr>
                <w:noProof/>
                <w:webHidden/>
              </w:rPr>
              <w:instrText xml:space="preserve"> PAGEREF _Toc466500338 \h </w:instrText>
            </w:r>
            <w:r w:rsidR="006A6290">
              <w:rPr>
                <w:noProof/>
                <w:webHidden/>
              </w:rPr>
            </w:r>
            <w:r w:rsidR="006A6290">
              <w:rPr>
                <w:noProof/>
                <w:webHidden/>
              </w:rPr>
              <w:fldChar w:fldCharType="separate"/>
            </w:r>
            <w:r w:rsidR="0061722A">
              <w:rPr>
                <w:noProof/>
                <w:webHidden/>
              </w:rPr>
              <w:t>27</w:t>
            </w:r>
            <w:r w:rsidR="006A6290">
              <w:rPr>
                <w:noProof/>
                <w:webHidden/>
              </w:rPr>
              <w:fldChar w:fldCharType="end"/>
            </w:r>
          </w:hyperlink>
        </w:p>
        <w:p w14:paraId="6EED5E9B" w14:textId="77777777" w:rsidR="006A6290" w:rsidRDefault="00C82CA1">
          <w:pPr>
            <w:pStyle w:val="TDC1"/>
            <w:tabs>
              <w:tab w:val="left" w:pos="440"/>
              <w:tab w:val="right" w:leader="dot" w:pos="9962"/>
            </w:tabs>
            <w:rPr>
              <w:rFonts w:eastAsiaTheme="minorEastAsia"/>
              <w:noProof/>
              <w:lang w:eastAsia="es-MX"/>
            </w:rPr>
          </w:pPr>
          <w:hyperlink w:anchor="_Toc466500339" w:history="1">
            <w:r w:rsidR="006A6290" w:rsidRPr="00666F75">
              <w:rPr>
                <w:rStyle w:val="Hipervnculo"/>
                <w:b/>
                <w:noProof/>
              </w:rPr>
              <w:t>8.</w:t>
            </w:r>
            <w:r w:rsidR="006A6290">
              <w:rPr>
                <w:rFonts w:eastAsiaTheme="minorEastAsia"/>
                <w:noProof/>
                <w:lang w:eastAsia="es-MX"/>
              </w:rPr>
              <w:tab/>
            </w:r>
            <w:r w:rsidR="006A6290" w:rsidRPr="00666F75">
              <w:rPr>
                <w:rStyle w:val="Hipervnculo"/>
                <w:b/>
                <w:noProof/>
              </w:rPr>
              <w:t>Configuración</w:t>
            </w:r>
            <w:r w:rsidR="006A6290">
              <w:rPr>
                <w:noProof/>
                <w:webHidden/>
              </w:rPr>
              <w:tab/>
            </w:r>
            <w:r w:rsidR="006A6290">
              <w:rPr>
                <w:noProof/>
                <w:webHidden/>
              </w:rPr>
              <w:fldChar w:fldCharType="begin"/>
            </w:r>
            <w:r w:rsidR="006A6290">
              <w:rPr>
                <w:noProof/>
                <w:webHidden/>
              </w:rPr>
              <w:instrText xml:space="preserve"> PAGEREF _Toc466500339 \h </w:instrText>
            </w:r>
            <w:r w:rsidR="006A6290">
              <w:rPr>
                <w:noProof/>
                <w:webHidden/>
              </w:rPr>
            </w:r>
            <w:r w:rsidR="006A6290">
              <w:rPr>
                <w:noProof/>
                <w:webHidden/>
              </w:rPr>
              <w:fldChar w:fldCharType="separate"/>
            </w:r>
            <w:r w:rsidR="0061722A">
              <w:rPr>
                <w:noProof/>
                <w:webHidden/>
              </w:rPr>
              <w:t>33</w:t>
            </w:r>
            <w:r w:rsidR="006A6290">
              <w:rPr>
                <w:noProof/>
                <w:webHidden/>
              </w:rPr>
              <w:fldChar w:fldCharType="end"/>
            </w:r>
          </w:hyperlink>
        </w:p>
        <w:p w14:paraId="2353483C" w14:textId="77777777" w:rsidR="006A6290" w:rsidRDefault="00C82CA1">
          <w:pPr>
            <w:pStyle w:val="TDC2"/>
            <w:tabs>
              <w:tab w:val="left" w:pos="880"/>
              <w:tab w:val="right" w:leader="dot" w:pos="9962"/>
            </w:tabs>
            <w:rPr>
              <w:rFonts w:eastAsiaTheme="minorEastAsia"/>
              <w:noProof/>
              <w:lang w:eastAsia="es-MX"/>
            </w:rPr>
          </w:pPr>
          <w:hyperlink w:anchor="_Toc466500340" w:history="1">
            <w:r w:rsidR="006A6290" w:rsidRPr="00666F75">
              <w:rPr>
                <w:rStyle w:val="Hipervnculo"/>
                <w:b/>
                <w:noProof/>
              </w:rPr>
              <w:t>8.1.</w:t>
            </w:r>
            <w:r w:rsidR="006A6290">
              <w:rPr>
                <w:rFonts w:eastAsiaTheme="minorEastAsia"/>
                <w:noProof/>
                <w:lang w:eastAsia="es-MX"/>
              </w:rPr>
              <w:tab/>
            </w:r>
            <w:r w:rsidR="006A6290" w:rsidRPr="00666F75">
              <w:rPr>
                <w:rStyle w:val="Hipervnculo"/>
                <w:b/>
                <w:noProof/>
              </w:rPr>
              <w:t>Archivo de configuración</w:t>
            </w:r>
            <w:r w:rsidR="006A6290">
              <w:rPr>
                <w:noProof/>
                <w:webHidden/>
              </w:rPr>
              <w:tab/>
            </w:r>
            <w:r w:rsidR="006A6290">
              <w:rPr>
                <w:noProof/>
                <w:webHidden/>
              </w:rPr>
              <w:fldChar w:fldCharType="begin"/>
            </w:r>
            <w:r w:rsidR="006A6290">
              <w:rPr>
                <w:noProof/>
                <w:webHidden/>
              </w:rPr>
              <w:instrText xml:space="preserve"> PAGEREF _Toc466500340 \h </w:instrText>
            </w:r>
            <w:r w:rsidR="006A6290">
              <w:rPr>
                <w:noProof/>
                <w:webHidden/>
              </w:rPr>
            </w:r>
            <w:r w:rsidR="006A6290">
              <w:rPr>
                <w:noProof/>
                <w:webHidden/>
              </w:rPr>
              <w:fldChar w:fldCharType="separate"/>
            </w:r>
            <w:r w:rsidR="0061722A">
              <w:rPr>
                <w:noProof/>
                <w:webHidden/>
              </w:rPr>
              <w:t>33</w:t>
            </w:r>
            <w:r w:rsidR="006A6290">
              <w:rPr>
                <w:noProof/>
                <w:webHidden/>
              </w:rPr>
              <w:fldChar w:fldCharType="end"/>
            </w:r>
          </w:hyperlink>
        </w:p>
        <w:p w14:paraId="4D06FD3D" w14:textId="77777777" w:rsidR="006A6290" w:rsidRDefault="00C82CA1">
          <w:pPr>
            <w:pStyle w:val="TDC2"/>
            <w:tabs>
              <w:tab w:val="left" w:pos="880"/>
              <w:tab w:val="right" w:leader="dot" w:pos="9962"/>
            </w:tabs>
            <w:rPr>
              <w:rFonts w:eastAsiaTheme="minorEastAsia"/>
              <w:noProof/>
              <w:lang w:eastAsia="es-MX"/>
            </w:rPr>
          </w:pPr>
          <w:hyperlink w:anchor="_Toc466500341" w:history="1">
            <w:r w:rsidR="006A6290" w:rsidRPr="00666F75">
              <w:rPr>
                <w:rStyle w:val="Hipervnculo"/>
                <w:b/>
                <w:noProof/>
              </w:rPr>
              <w:t>8.2.</w:t>
            </w:r>
            <w:r w:rsidR="006A6290">
              <w:rPr>
                <w:rFonts w:eastAsiaTheme="minorEastAsia"/>
                <w:noProof/>
                <w:lang w:eastAsia="es-MX"/>
              </w:rPr>
              <w:tab/>
            </w:r>
            <w:r w:rsidR="006A6290" w:rsidRPr="00666F75">
              <w:rPr>
                <w:rStyle w:val="Hipervnculo"/>
                <w:b/>
                <w:noProof/>
              </w:rPr>
              <w:t>Dar de alta los sitios Wb instalados</w:t>
            </w:r>
            <w:r w:rsidR="006A6290">
              <w:rPr>
                <w:noProof/>
                <w:webHidden/>
              </w:rPr>
              <w:tab/>
            </w:r>
            <w:r w:rsidR="006A6290">
              <w:rPr>
                <w:noProof/>
                <w:webHidden/>
              </w:rPr>
              <w:fldChar w:fldCharType="begin"/>
            </w:r>
            <w:r w:rsidR="006A6290">
              <w:rPr>
                <w:noProof/>
                <w:webHidden/>
              </w:rPr>
              <w:instrText xml:space="preserve"> PAGEREF _Toc466500341 \h </w:instrText>
            </w:r>
            <w:r w:rsidR="006A6290">
              <w:rPr>
                <w:noProof/>
                <w:webHidden/>
              </w:rPr>
            </w:r>
            <w:r w:rsidR="006A6290">
              <w:rPr>
                <w:noProof/>
                <w:webHidden/>
              </w:rPr>
              <w:fldChar w:fldCharType="separate"/>
            </w:r>
            <w:r w:rsidR="0061722A">
              <w:rPr>
                <w:noProof/>
                <w:webHidden/>
              </w:rPr>
              <w:t>35</w:t>
            </w:r>
            <w:r w:rsidR="006A6290">
              <w:rPr>
                <w:noProof/>
                <w:webHidden/>
              </w:rPr>
              <w:fldChar w:fldCharType="end"/>
            </w:r>
          </w:hyperlink>
        </w:p>
        <w:p w14:paraId="202DE607" w14:textId="77777777" w:rsidR="006A6290" w:rsidRDefault="00C82CA1">
          <w:pPr>
            <w:pStyle w:val="TDC1"/>
            <w:tabs>
              <w:tab w:val="left" w:pos="440"/>
              <w:tab w:val="right" w:leader="dot" w:pos="9962"/>
            </w:tabs>
            <w:rPr>
              <w:rFonts w:eastAsiaTheme="minorEastAsia"/>
              <w:noProof/>
              <w:lang w:eastAsia="es-MX"/>
            </w:rPr>
          </w:pPr>
          <w:hyperlink w:anchor="_Toc466500342" w:history="1">
            <w:r w:rsidR="006A6290" w:rsidRPr="00666F75">
              <w:rPr>
                <w:rStyle w:val="Hipervnculo"/>
                <w:b/>
                <w:noProof/>
              </w:rPr>
              <w:t>9.</w:t>
            </w:r>
            <w:r w:rsidR="006A6290">
              <w:rPr>
                <w:rFonts w:eastAsiaTheme="minorEastAsia"/>
                <w:noProof/>
                <w:lang w:eastAsia="es-MX"/>
              </w:rPr>
              <w:tab/>
            </w:r>
            <w:r w:rsidR="006A6290" w:rsidRPr="00666F75">
              <w:rPr>
                <w:rStyle w:val="Hipervnculo"/>
                <w:b/>
                <w:noProof/>
              </w:rPr>
              <w:t>Modo de uso</w:t>
            </w:r>
            <w:r w:rsidR="006A6290">
              <w:rPr>
                <w:noProof/>
                <w:webHidden/>
              </w:rPr>
              <w:tab/>
            </w:r>
            <w:r w:rsidR="006A6290">
              <w:rPr>
                <w:noProof/>
                <w:webHidden/>
              </w:rPr>
              <w:fldChar w:fldCharType="begin"/>
            </w:r>
            <w:r w:rsidR="006A6290">
              <w:rPr>
                <w:noProof/>
                <w:webHidden/>
              </w:rPr>
              <w:instrText xml:space="preserve"> PAGEREF _Toc466500342 \h </w:instrText>
            </w:r>
            <w:r w:rsidR="006A6290">
              <w:rPr>
                <w:noProof/>
                <w:webHidden/>
              </w:rPr>
            </w:r>
            <w:r w:rsidR="006A6290">
              <w:rPr>
                <w:noProof/>
                <w:webHidden/>
              </w:rPr>
              <w:fldChar w:fldCharType="separate"/>
            </w:r>
            <w:r w:rsidR="0061722A">
              <w:rPr>
                <w:noProof/>
                <w:webHidden/>
              </w:rPr>
              <w:t>36</w:t>
            </w:r>
            <w:r w:rsidR="006A6290">
              <w:rPr>
                <w:noProof/>
                <w:webHidden/>
              </w:rPr>
              <w:fldChar w:fldCharType="end"/>
            </w:r>
          </w:hyperlink>
        </w:p>
        <w:p w14:paraId="1BDE5E5B" w14:textId="77777777" w:rsidR="006A6290" w:rsidRDefault="00C82CA1">
          <w:pPr>
            <w:pStyle w:val="TDC1"/>
            <w:tabs>
              <w:tab w:val="left" w:pos="660"/>
              <w:tab w:val="right" w:leader="dot" w:pos="9962"/>
            </w:tabs>
            <w:rPr>
              <w:rFonts w:eastAsiaTheme="minorEastAsia"/>
              <w:noProof/>
              <w:lang w:eastAsia="es-MX"/>
            </w:rPr>
          </w:pPr>
          <w:hyperlink w:anchor="_Toc466500343" w:history="1">
            <w:r w:rsidR="006A6290" w:rsidRPr="00666F75">
              <w:rPr>
                <w:rStyle w:val="Hipervnculo"/>
                <w:b/>
                <w:noProof/>
              </w:rPr>
              <w:t>10.</w:t>
            </w:r>
            <w:r w:rsidR="006A6290">
              <w:rPr>
                <w:rFonts w:eastAsiaTheme="minorEastAsia"/>
                <w:noProof/>
                <w:lang w:eastAsia="es-MX"/>
              </w:rPr>
              <w:tab/>
            </w:r>
            <w:r w:rsidR="006A6290" w:rsidRPr="00666F75">
              <w:rPr>
                <w:rStyle w:val="Hipervnculo"/>
                <w:b/>
                <w:noProof/>
              </w:rPr>
              <w:t>Mejoras a futuro</w:t>
            </w:r>
            <w:r w:rsidR="006A6290">
              <w:rPr>
                <w:noProof/>
                <w:webHidden/>
              </w:rPr>
              <w:tab/>
            </w:r>
            <w:r w:rsidR="006A6290">
              <w:rPr>
                <w:noProof/>
                <w:webHidden/>
              </w:rPr>
              <w:fldChar w:fldCharType="begin"/>
            </w:r>
            <w:r w:rsidR="006A6290">
              <w:rPr>
                <w:noProof/>
                <w:webHidden/>
              </w:rPr>
              <w:instrText xml:space="preserve"> PAGEREF _Toc466500343 \h </w:instrText>
            </w:r>
            <w:r w:rsidR="006A6290">
              <w:rPr>
                <w:noProof/>
                <w:webHidden/>
              </w:rPr>
            </w:r>
            <w:r w:rsidR="006A6290">
              <w:rPr>
                <w:noProof/>
                <w:webHidden/>
              </w:rPr>
              <w:fldChar w:fldCharType="separate"/>
            </w:r>
            <w:r w:rsidR="0061722A">
              <w:rPr>
                <w:noProof/>
                <w:webHidden/>
              </w:rPr>
              <w:t>38</w:t>
            </w:r>
            <w:r w:rsidR="006A6290">
              <w:rPr>
                <w:noProof/>
                <w:webHidden/>
              </w:rPr>
              <w:fldChar w:fldCharType="end"/>
            </w:r>
          </w:hyperlink>
        </w:p>
        <w:p w14:paraId="3CD68B4C" w14:textId="77777777" w:rsidR="006A6290" w:rsidRDefault="00C82CA1">
          <w:pPr>
            <w:pStyle w:val="TDC1"/>
            <w:tabs>
              <w:tab w:val="left" w:pos="660"/>
              <w:tab w:val="right" w:leader="dot" w:pos="9962"/>
            </w:tabs>
            <w:rPr>
              <w:rFonts w:eastAsiaTheme="minorEastAsia"/>
              <w:noProof/>
              <w:lang w:eastAsia="es-MX"/>
            </w:rPr>
          </w:pPr>
          <w:hyperlink w:anchor="_Toc466500344" w:history="1">
            <w:r w:rsidR="006A6290" w:rsidRPr="00666F75">
              <w:rPr>
                <w:rStyle w:val="Hipervnculo"/>
                <w:b/>
                <w:noProof/>
              </w:rPr>
              <w:t>11.</w:t>
            </w:r>
            <w:r w:rsidR="006A6290">
              <w:rPr>
                <w:rFonts w:eastAsiaTheme="minorEastAsia"/>
                <w:noProof/>
                <w:lang w:eastAsia="es-MX"/>
              </w:rPr>
              <w:tab/>
            </w:r>
            <w:r w:rsidR="006A6290" w:rsidRPr="00666F75">
              <w:rPr>
                <w:rStyle w:val="Hipervnculo"/>
                <w:b/>
                <w:noProof/>
              </w:rPr>
              <w:t>Anexo A</w:t>
            </w:r>
            <w:r w:rsidR="006A6290">
              <w:rPr>
                <w:noProof/>
                <w:webHidden/>
              </w:rPr>
              <w:tab/>
            </w:r>
            <w:r w:rsidR="006A6290">
              <w:rPr>
                <w:noProof/>
                <w:webHidden/>
              </w:rPr>
              <w:fldChar w:fldCharType="begin"/>
            </w:r>
            <w:r w:rsidR="006A6290">
              <w:rPr>
                <w:noProof/>
                <w:webHidden/>
              </w:rPr>
              <w:instrText xml:space="preserve"> PAGEREF _Toc466500344 \h </w:instrText>
            </w:r>
            <w:r w:rsidR="006A6290">
              <w:rPr>
                <w:noProof/>
                <w:webHidden/>
              </w:rPr>
            </w:r>
            <w:r w:rsidR="006A6290">
              <w:rPr>
                <w:noProof/>
                <w:webHidden/>
              </w:rPr>
              <w:fldChar w:fldCharType="separate"/>
            </w:r>
            <w:r w:rsidR="0061722A">
              <w:rPr>
                <w:noProof/>
                <w:webHidden/>
              </w:rPr>
              <w:t>39</w:t>
            </w:r>
            <w:r w:rsidR="006A6290">
              <w:rPr>
                <w:noProof/>
                <w:webHidden/>
              </w:rPr>
              <w:fldChar w:fldCharType="end"/>
            </w:r>
          </w:hyperlink>
        </w:p>
        <w:p w14:paraId="0DAAABF8" w14:textId="77777777" w:rsidR="006A6290" w:rsidRDefault="00C82CA1">
          <w:pPr>
            <w:pStyle w:val="TDC2"/>
            <w:tabs>
              <w:tab w:val="left" w:pos="1100"/>
              <w:tab w:val="right" w:leader="dot" w:pos="9962"/>
            </w:tabs>
            <w:rPr>
              <w:rFonts w:eastAsiaTheme="minorEastAsia"/>
              <w:noProof/>
              <w:lang w:eastAsia="es-MX"/>
            </w:rPr>
          </w:pPr>
          <w:hyperlink w:anchor="_Toc466500345" w:history="1">
            <w:r w:rsidR="006A6290" w:rsidRPr="00666F75">
              <w:rPr>
                <w:rStyle w:val="Hipervnculo"/>
                <w:b/>
                <w:noProof/>
              </w:rPr>
              <w:t>11.1.</w:t>
            </w:r>
            <w:r w:rsidR="006A6290">
              <w:rPr>
                <w:rFonts w:eastAsiaTheme="minorEastAsia"/>
                <w:noProof/>
                <w:lang w:eastAsia="es-MX"/>
              </w:rPr>
              <w:tab/>
            </w:r>
            <w:r w:rsidR="006A6290" w:rsidRPr="00666F75">
              <w:rPr>
                <w:rStyle w:val="Hipervnculo"/>
                <w:b/>
                <w:noProof/>
              </w:rPr>
              <w:t>Lista negra para detección de herramientas</w:t>
            </w:r>
            <w:r w:rsidR="006A6290">
              <w:rPr>
                <w:noProof/>
                <w:webHidden/>
              </w:rPr>
              <w:tab/>
            </w:r>
            <w:r w:rsidR="006A6290">
              <w:rPr>
                <w:noProof/>
                <w:webHidden/>
              </w:rPr>
              <w:fldChar w:fldCharType="begin"/>
            </w:r>
            <w:r w:rsidR="006A6290">
              <w:rPr>
                <w:noProof/>
                <w:webHidden/>
              </w:rPr>
              <w:instrText xml:space="preserve"> PAGEREF _Toc466500345 \h </w:instrText>
            </w:r>
            <w:r w:rsidR="006A6290">
              <w:rPr>
                <w:noProof/>
                <w:webHidden/>
              </w:rPr>
            </w:r>
            <w:r w:rsidR="006A6290">
              <w:rPr>
                <w:noProof/>
                <w:webHidden/>
              </w:rPr>
              <w:fldChar w:fldCharType="separate"/>
            </w:r>
            <w:r w:rsidR="0061722A">
              <w:rPr>
                <w:noProof/>
                <w:webHidden/>
              </w:rPr>
              <w:t>39</w:t>
            </w:r>
            <w:r w:rsidR="006A6290">
              <w:rPr>
                <w:noProof/>
                <w:webHidden/>
              </w:rPr>
              <w:fldChar w:fldCharType="end"/>
            </w:r>
          </w:hyperlink>
        </w:p>
        <w:p w14:paraId="6793F5E6" w14:textId="77777777" w:rsidR="006A6290" w:rsidRDefault="00C82CA1">
          <w:pPr>
            <w:pStyle w:val="TDC2"/>
            <w:tabs>
              <w:tab w:val="left" w:pos="1100"/>
              <w:tab w:val="right" w:leader="dot" w:pos="9962"/>
            </w:tabs>
            <w:rPr>
              <w:rFonts w:eastAsiaTheme="minorEastAsia"/>
              <w:noProof/>
              <w:lang w:eastAsia="es-MX"/>
            </w:rPr>
          </w:pPr>
          <w:hyperlink w:anchor="_Toc466500346" w:history="1">
            <w:r w:rsidR="006A6290" w:rsidRPr="00666F75">
              <w:rPr>
                <w:rStyle w:val="Hipervnculo"/>
                <w:b/>
                <w:noProof/>
              </w:rPr>
              <w:t>11.2.</w:t>
            </w:r>
            <w:r w:rsidR="006A6290">
              <w:rPr>
                <w:rFonts w:eastAsiaTheme="minorEastAsia"/>
                <w:noProof/>
                <w:lang w:eastAsia="es-MX"/>
              </w:rPr>
              <w:tab/>
            </w:r>
            <w:r w:rsidR="006A6290" w:rsidRPr="00666F75">
              <w:rPr>
                <w:rStyle w:val="Hipervnculo"/>
                <w:b/>
                <w:noProof/>
              </w:rPr>
              <w:t>Lista negra para SQL Injection</w:t>
            </w:r>
            <w:r w:rsidR="006A6290">
              <w:rPr>
                <w:noProof/>
                <w:webHidden/>
              </w:rPr>
              <w:tab/>
            </w:r>
            <w:r w:rsidR="006A6290">
              <w:rPr>
                <w:noProof/>
                <w:webHidden/>
              </w:rPr>
              <w:fldChar w:fldCharType="begin"/>
            </w:r>
            <w:r w:rsidR="006A6290">
              <w:rPr>
                <w:noProof/>
                <w:webHidden/>
              </w:rPr>
              <w:instrText xml:space="preserve"> PAGEREF _Toc466500346 \h </w:instrText>
            </w:r>
            <w:r w:rsidR="006A6290">
              <w:rPr>
                <w:noProof/>
                <w:webHidden/>
              </w:rPr>
            </w:r>
            <w:r w:rsidR="006A6290">
              <w:rPr>
                <w:noProof/>
                <w:webHidden/>
              </w:rPr>
              <w:fldChar w:fldCharType="separate"/>
            </w:r>
            <w:r w:rsidR="0061722A">
              <w:rPr>
                <w:noProof/>
                <w:webHidden/>
              </w:rPr>
              <w:t>40</w:t>
            </w:r>
            <w:r w:rsidR="006A6290">
              <w:rPr>
                <w:noProof/>
                <w:webHidden/>
              </w:rPr>
              <w:fldChar w:fldCharType="end"/>
            </w:r>
          </w:hyperlink>
        </w:p>
        <w:p w14:paraId="324D6A39" w14:textId="77777777" w:rsidR="006A6290" w:rsidRDefault="00C82CA1">
          <w:pPr>
            <w:pStyle w:val="TDC2"/>
            <w:tabs>
              <w:tab w:val="left" w:pos="1100"/>
              <w:tab w:val="right" w:leader="dot" w:pos="9962"/>
            </w:tabs>
            <w:rPr>
              <w:rFonts w:eastAsiaTheme="minorEastAsia"/>
              <w:noProof/>
              <w:lang w:eastAsia="es-MX"/>
            </w:rPr>
          </w:pPr>
          <w:hyperlink w:anchor="_Toc466500347" w:history="1">
            <w:r w:rsidR="006A6290" w:rsidRPr="00666F75">
              <w:rPr>
                <w:rStyle w:val="Hipervnculo"/>
                <w:b/>
                <w:noProof/>
              </w:rPr>
              <w:t>11.3.</w:t>
            </w:r>
            <w:r w:rsidR="006A6290">
              <w:rPr>
                <w:rFonts w:eastAsiaTheme="minorEastAsia"/>
                <w:noProof/>
                <w:lang w:eastAsia="es-MX"/>
              </w:rPr>
              <w:tab/>
            </w:r>
            <w:r w:rsidR="006A6290" w:rsidRPr="00666F75">
              <w:rPr>
                <w:rStyle w:val="Hipervnculo"/>
                <w:b/>
                <w:noProof/>
              </w:rPr>
              <w:t>Lista negra para Cross Site Scripting</w:t>
            </w:r>
            <w:r w:rsidR="006A6290">
              <w:rPr>
                <w:noProof/>
                <w:webHidden/>
              </w:rPr>
              <w:tab/>
            </w:r>
            <w:r w:rsidR="006A6290">
              <w:rPr>
                <w:noProof/>
                <w:webHidden/>
              </w:rPr>
              <w:fldChar w:fldCharType="begin"/>
            </w:r>
            <w:r w:rsidR="006A6290">
              <w:rPr>
                <w:noProof/>
                <w:webHidden/>
              </w:rPr>
              <w:instrText xml:space="preserve"> PAGEREF _Toc466500347 \h </w:instrText>
            </w:r>
            <w:r w:rsidR="006A6290">
              <w:rPr>
                <w:noProof/>
                <w:webHidden/>
              </w:rPr>
            </w:r>
            <w:r w:rsidR="006A6290">
              <w:rPr>
                <w:noProof/>
                <w:webHidden/>
              </w:rPr>
              <w:fldChar w:fldCharType="separate"/>
            </w:r>
            <w:r w:rsidR="0061722A">
              <w:rPr>
                <w:noProof/>
                <w:webHidden/>
              </w:rPr>
              <w:t>41</w:t>
            </w:r>
            <w:r w:rsidR="006A6290">
              <w:rPr>
                <w:noProof/>
                <w:webHidden/>
              </w:rPr>
              <w:fldChar w:fldCharType="end"/>
            </w:r>
          </w:hyperlink>
        </w:p>
        <w:p w14:paraId="5EF0D53C" w14:textId="77777777" w:rsidR="006A6290" w:rsidRDefault="00C82CA1">
          <w:pPr>
            <w:pStyle w:val="TDC2"/>
            <w:tabs>
              <w:tab w:val="left" w:pos="1100"/>
              <w:tab w:val="right" w:leader="dot" w:pos="9962"/>
            </w:tabs>
            <w:rPr>
              <w:rFonts w:eastAsiaTheme="minorEastAsia"/>
              <w:noProof/>
              <w:lang w:eastAsia="es-MX"/>
            </w:rPr>
          </w:pPr>
          <w:hyperlink w:anchor="_Toc466500348" w:history="1">
            <w:r w:rsidR="006A6290" w:rsidRPr="00666F75">
              <w:rPr>
                <w:rStyle w:val="Hipervnculo"/>
                <w:b/>
                <w:noProof/>
              </w:rPr>
              <w:t>11.4.</w:t>
            </w:r>
            <w:r w:rsidR="006A6290">
              <w:rPr>
                <w:rFonts w:eastAsiaTheme="minorEastAsia"/>
                <w:noProof/>
                <w:lang w:eastAsia="es-MX"/>
              </w:rPr>
              <w:tab/>
            </w:r>
            <w:r w:rsidR="006A6290" w:rsidRPr="00666F75">
              <w:rPr>
                <w:rStyle w:val="Hipervnculo"/>
                <w:b/>
                <w:noProof/>
              </w:rPr>
              <w:t>Lista negra para Bots</w:t>
            </w:r>
            <w:r w:rsidR="006A6290">
              <w:rPr>
                <w:noProof/>
                <w:webHidden/>
              </w:rPr>
              <w:tab/>
            </w:r>
            <w:r w:rsidR="006A6290">
              <w:rPr>
                <w:noProof/>
                <w:webHidden/>
              </w:rPr>
              <w:fldChar w:fldCharType="begin"/>
            </w:r>
            <w:r w:rsidR="006A6290">
              <w:rPr>
                <w:noProof/>
                <w:webHidden/>
              </w:rPr>
              <w:instrText xml:space="preserve"> PAGEREF _Toc466500348 \h </w:instrText>
            </w:r>
            <w:r w:rsidR="006A6290">
              <w:rPr>
                <w:noProof/>
                <w:webHidden/>
              </w:rPr>
            </w:r>
            <w:r w:rsidR="006A6290">
              <w:rPr>
                <w:noProof/>
                <w:webHidden/>
              </w:rPr>
              <w:fldChar w:fldCharType="separate"/>
            </w:r>
            <w:r w:rsidR="0061722A">
              <w:rPr>
                <w:noProof/>
                <w:webHidden/>
              </w:rPr>
              <w:t>42</w:t>
            </w:r>
            <w:r w:rsidR="006A6290">
              <w:rPr>
                <w:noProof/>
                <w:webHidden/>
              </w:rPr>
              <w:fldChar w:fldCharType="end"/>
            </w:r>
          </w:hyperlink>
        </w:p>
        <w:p w14:paraId="58315868" w14:textId="77777777" w:rsidR="006A6290" w:rsidRDefault="00C82CA1">
          <w:pPr>
            <w:pStyle w:val="TDC2"/>
            <w:tabs>
              <w:tab w:val="left" w:pos="1100"/>
              <w:tab w:val="right" w:leader="dot" w:pos="9962"/>
            </w:tabs>
            <w:rPr>
              <w:rFonts w:eastAsiaTheme="minorEastAsia"/>
              <w:noProof/>
              <w:lang w:eastAsia="es-MX"/>
            </w:rPr>
          </w:pPr>
          <w:hyperlink w:anchor="_Toc466500349" w:history="1">
            <w:r w:rsidR="006A6290" w:rsidRPr="00666F75">
              <w:rPr>
                <w:rStyle w:val="Hipervnculo"/>
                <w:b/>
                <w:noProof/>
              </w:rPr>
              <w:t>11.5.</w:t>
            </w:r>
            <w:r w:rsidR="006A6290">
              <w:rPr>
                <w:rFonts w:eastAsiaTheme="minorEastAsia"/>
                <w:noProof/>
                <w:lang w:eastAsia="es-MX"/>
              </w:rPr>
              <w:tab/>
            </w:r>
            <w:r w:rsidR="006A6290" w:rsidRPr="00666F75">
              <w:rPr>
                <w:rStyle w:val="Hipervnculo"/>
                <w:b/>
                <w:noProof/>
              </w:rPr>
              <w:t>Lista negra para Path Traversal con variables en la URL</w:t>
            </w:r>
            <w:r w:rsidR="006A6290">
              <w:rPr>
                <w:noProof/>
                <w:webHidden/>
              </w:rPr>
              <w:tab/>
            </w:r>
            <w:r w:rsidR="006A6290">
              <w:rPr>
                <w:noProof/>
                <w:webHidden/>
              </w:rPr>
              <w:fldChar w:fldCharType="begin"/>
            </w:r>
            <w:r w:rsidR="006A6290">
              <w:rPr>
                <w:noProof/>
                <w:webHidden/>
              </w:rPr>
              <w:instrText xml:space="preserve"> PAGEREF _Toc466500349 \h </w:instrText>
            </w:r>
            <w:r w:rsidR="006A6290">
              <w:rPr>
                <w:noProof/>
                <w:webHidden/>
              </w:rPr>
            </w:r>
            <w:r w:rsidR="006A6290">
              <w:rPr>
                <w:noProof/>
                <w:webHidden/>
              </w:rPr>
              <w:fldChar w:fldCharType="separate"/>
            </w:r>
            <w:r w:rsidR="0061722A">
              <w:rPr>
                <w:noProof/>
                <w:webHidden/>
              </w:rPr>
              <w:t>43</w:t>
            </w:r>
            <w:r w:rsidR="006A6290">
              <w:rPr>
                <w:noProof/>
                <w:webHidden/>
              </w:rPr>
              <w:fldChar w:fldCharType="end"/>
            </w:r>
          </w:hyperlink>
        </w:p>
        <w:p w14:paraId="7819600D" w14:textId="77777777" w:rsidR="006A6290" w:rsidRDefault="00C82CA1">
          <w:pPr>
            <w:pStyle w:val="TDC2"/>
            <w:tabs>
              <w:tab w:val="left" w:pos="1100"/>
              <w:tab w:val="right" w:leader="dot" w:pos="9962"/>
            </w:tabs>
            <w:rPr>
              <w:rFonts w:eastAsiaTheme="minorEastAsia"/>
              <w:noProof/>
              <w:lang w:eastAsia="es-MX"/>
            </w:rPr>
          </w:pPr>
          <w:hyperlink w:anchor="_Toc466500350" w:history="1">
            <w:r w:rsidR="006A6290" w:rsidRPr="00666F75">
              <w:rPr>
                <w:rStyle w:val="Hipervnculo"/>
                <w:b/>
                <w:noProof/>
              </w:rPr>
              <w:t>11.6.</w:t>
            </w:r>
            <w:r w:rsidR="006A6290">
              <w:rPr>
                <w:rFonts w:eastAsiaTheme="minorEastAsia"/>
                <w:noProof/>
                <w:lang w:eastAsia="es-MX"/>
              </w:rPr>
              <w:tab/>
            </w:r>
            <w:r w:rsidR="006A6290" w:rsidRPr="00666F75">
              <w:rPr>
                <w:rStyle w:val="Hipervnculo"/>
                <w:b/>
                <w:noProof/>
              </w:rPr>
              <w:t>Lista negra para Path Traversal sin variables en la URL</w:t>
            </w:r>
            <w:r w:rsidR="006A6290">
              <w:rPr>
                <w:noProof/>
                <w:webHidden/>
              </w:rPr>
              <w:tab/>
            </w:r>
            <w:r w:rsidR="006A6290">
              <w:rPr>
                <w:noProof/>
                <w:webHidden/>
              </w:rPr>
              <w:fldChar w:fldCharType="begin"/>
            </w:r>
            <w:r w:rsidR="006A6290">
              <w:rPr>
                <w:noProof/>
                <w:webHidden/>
              </w:rPr>
              <w:instrText xml:space="preserve"> PAGEREF _Toc466500350 \h </w:instrText>
            </w:r>
            <w:r w:rsidR="006A6290">
              <w:rPr>
                <w:noProof/>
                <w:webHidden/>
              </w:rPr>
            </w:r>
            <w:r w:rsidR="006A6290">
              <w:rPr>
                <w:noProof/>
                <w:webHidden/>
              </w:rPr>
              <w:fldChar w:fldCharType="separate"/>
            </w:r>
            <w:r w:rsidR="0061722A">
              <w:rPr>
                <w:noProof/>
                <w:webHidden/>
              </w:rPr>
              <w:t>44</w:t>
            </w:r>
            <w:r w:rsidR="006A6290">
              <w:rPr>
                <w:noProof/>
                <w:webHidden/>
              </w:rPr>
              <w:fldChar w:fldCharType="end"/>
            </w:r>
          </w:hyperlink>
        </w:p>
        <w:p w14:paraId="0086BD80" w14:textId="77777777" w:rsidR="006A6290" w:rsidRDefault="00C82CA1">
          <w:pPr>
            <w:pStyle w:val="TDC1"/>
            <w:tabs>
              <w:tab w:val="left" w:pos="660"/>
              <w:tab w:val="right" w:leader="dot" w:pos="9962"/>
            </w:tabs>
            <w:rPr>
              <w:rFonts w:eastAsiaTheme="minorEastAsia"/>
              <w:noProof/>
              <w:lang w:eastAsia="es-MX"/>
            </w:rPr>
          </w:pPr>
          <w:hyperlink w:anchor="_Toc466500351" w:history="1">
            <w:r w:rsidR="006A6290" w:rsidRPr="00666F75">
              <w:rPr>
                <w:rStyle w:val="Hipervnculo"/>
                <w:b/>
                <w:noProof/>
              </w:rPr>
              <w:t>12.</w:t>
            </w:r>
            <w:r w:rsidR="006A6290">
              <w:rPr>
                <w:rFonts w:eastAsiaTheme="minorEastAsia"/>
                <w:noProof/>
                <w:lang w:eastAsia="es-MX"/>
              </w:rPr>
              <w:tab/>
            </w:r>
            <w:r w:rsidR="006A6290" w:rsidRPr="00666F75">
              <w:rPr>
                <w:rStyle w:val="Hipervnculo"/>
                <w:b/>
                <w:noProof/>
              </w:rPr>
              <w:t>Referencias</w:t>
            </w:r>
            <w:r w:rsidR="006A6290">
              <w:rPr>
                <w:noProof/>
                <w:webHidden/>
              </w:rPr>
              <w:tab/>
            </w:r>
            <w:r w:rsidR="006A6290">
              <w:rPr>
                <w:noProof/>
                <w:webHidden/>
              </w:rPr>
              <w:fldChar w:fldCharType="begin"/>
            </w:r>
            <w:r w:rsidR="006A6290">
              <w:rPr>
                <w:noProof/>
                <w:webHidden/>
              </w:rPr>
              <w:instrText xml:space="preserve"> PAGEREF _Toc466500351 \h </w:instrText>
            </w:r>
            <w:r w:rsidR="006A6290">
              <w:rPr>
                <w:noProof/>
                <w:webHidden/>
              </w:rPr>
            </w:r>
            <w:r w:rsidR="006A6290">
              <w:rPr>
                <w:noProof/>
                <w:webHidden/>
              </w:rPr>
              <w:fldChar w:fldCharType="separate"/>
            </w:r>
            <w:r w:rsidR="0061722A">
              <w:rPr>
                <w:noProof/>
                <w:webHidden/>
              </w:rPr>
              <w:t>45</w:t>
            </w:r>
            <w:r w:rsidR="006A6290">
              <w:rPr>
                <w:noProof/>
                <w:webHidden/>
              </w:rPr>
              <w:fldChar w:fldCharType="end"/>
            </w:r>
          </w:hyperlink>
        </w:p>
        <w:p w14:paraId="1113372A" w14:textId="3A589F3B" w:rsidR="00C31ED5" w:rsidRPr="00DD566B" w:rsidRDefault="00C31ED5" w:rsidP="00C31ED5">
          <w:r w:rsidRPr="00DD566B">
            <w:rPr>
              <w:b/>
              <w:bCs/>
              <w:noProof/>
              <w:lang w:val="es-ES"/>
            </w:rPr>
            <w:fldChar w:fldCharType="end"/>
          </w:r>
        </w:p>
      </w:sdtContent>
    </w:sdt>
    <w:p w14:paraId="293800DA" w14:textId="77777777" w:rsidR="00C31ED5" w:rsidRPr="00DD566B" w:rsidRDefault="00C31ED5" w:rsidP="00C31ED5">
      <w:pPr>
        <w:sectPr w:rsidR="00C31ED5" w:rsidRPr="00DD566B" w:rsidSect="002D58CD">
          <w:headerReference w:type="default" r:id="rId11"/>
          <w:headerReference w:type="first" r:id="rId12"/>
          <w:footerReference w:type="first" r:id="rId13"/>
          <w:pgSz w:w="12240" w:h="15840"/>
          <w:pgMar w:top="1134" w:right="1134" w:bottom="1134" w:left="1134" w:header="709" w:footer="709" w:gutter="0"/>
          <w:pgNumType w:start="0"/>
          <w:cols w:space="708"/>
          <w:docGrid w:linePitch="360"/>
        </w:sectPr>
      </w:pPr>
      <w:r w:rsidRPr="00DD566B">
        <w:br w:type="page"/>
      </w:r>
    </w:p>
    <w:p w14:paraId="648586AE" w14:textId="437F00D5" w:rsidR="00C31ED5" w:rsidRPr="00DD566B"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0" w:name="_Toc465688246"/>
      <w:bookmarkStart w:id="1" w:name="_Toc466500327"/>
      <w:r w:rsidRPr="00DD566B">
        <w:rPr>
          <w:rFonts w:asciiTheme="minorHAnsi" w:hAnsiTheme="minorHAnsi"/>
          <w:b/>
          <w:color w:val="auto"/>
          <w:sz w:val="28"/>
          <w:szCs w:val="28"/>
        </w:rPr>
        <w:lastRenderedPageBreak/>
        <w:t>Introducción</w:t>
      </w:r>
      <w:bookmarkEnd w:id="0"/>
      <w:bookmarkEnd w:id="1"/>
    </w:p>
    <w:p w14:paraId="718CB918" w14:textId="7C401711" w:rsidR="00C31ED5" w:rsidRPr="00DD566B" w:rsidRDefault="003B6031" w:rsidP="003B6031">
      <w:pPr>
        <w:tabs>
          <w:tab w:val="left" w:pos="2160"/>
        </w:tabs>
        <w:jc w:val="both"/>
      </w:pPr>
      <w:r w:rsidRPr="00DD566B">
        <w:tab/>
      </w:r>
    </w:p>
    <w:p w14:paraId="3EA5BF89" w14:textId="0F85327B" w:rsidR="00C31ED5" w:rsidRPr="00DD566B" w:rsidRDefault="003B6031" w:rsidP="007E70DC">
      <w:pPr>
        <w:spacing w:after="0" w:line="240" w:lineRule="auto"/>
        <w:ind w:firstLine="709"/>
        <w:jc w:val="both"/>
      </w:pPr>
      <w:r w:rsidRPr="00DD566B">
        <w:t>Esta</w:t>
      </w:r>
      <w:r w:rsidR="00C31ED5" w:rsidRPr="00DD566B">
        <w:t xml:space="preserve"> herramienta</w:t>
      </w:r>
      <w:r w:rsidRPr="00DD566B">
        <w:t xml:space="preserve"> fue desarrollada de forma modular, en donde algunos módulos fueron escritos en Perl y en conjunto son controlados por otro componente escrito en Python 2.7, el objetivo de la aplicación es </w:t>
      </w:r>
      <w:r w:rsidR="00BA3F76" w:rsidRPr="00DD566B">
        <w:t>analizar</w:t>
      </w:r>
      <w:r w:rsidRPr="00DD566B">
        <w:t xml:space="preserve"> la información </w:t>
      </w:r>
      <w:r w:rsidR="00C31ED5" w:rsidRPr="00DD566B">
        <w:t xml:space="preserve">de </w:t>
      </w:r>
      <w:del w:id="2" w:author="g g" w:date="2016-11-04T21:45:00Z">
        <w:r w:rsidR="00C31ED5" w:rsidRPr="00DD566B" w:rsidDel="009022C3">
          <w:delText>los logs</w:delText>
        </w:r>
      </w:del>
      <w:ins w:id="3" w:author="g g" w:date="2016-11-04T21:45:00Z">
        <w:r w:rsidR="009022C3" w:rsidRPr="00DD566B">
          <w:t>las bitácoras</w:t>
        </w:r>
      </w:ins>
      <w:r w:rsidR="00C31ED5" w:rsidRPr="00DD566B">
        <w:t xml:space="preserve"> de un servidor Apache 2.2</w:t>
      </w:r>
      <w:r w:rsidRPr="00DD566B">
        <w:t xml:space="preserve">, otro </w:t>
      </w:r>
      <w:r w:rsidR="002845C6" w:rsidRPr="00DD566B">
        <w:t xml:space="preserve">servidor </w:t>
      </w:r>
      <w:r w:rsidRPr="00DD566B">
        <w:t>de Base de datos PostgreSQL 9.1  y por último un WAF (Mod</w:t>
      </w:r>
      <w:del w:id="4" w:author="g g" w:date="2016-11-03T14:43:00Z">
        <w:r w:rsidRPr="00DD566B" w:rsidDel="00D058B4">
          <w:delText xml:space="preserve"> </w:delText>
        </w:r>
      </w:del>
      <w:r w:rsidRPr="00DD566B">
        <w:t xml:space="preserve">Security 2.9), a partir de las bitácoras la herramienta </w:t>
      </w:r>
      <w:r w:rsidR="00BA3F76" w:rsidRPr="00DD566B">
        <w:t>debe ser</w:t>
      </w:r>
      <w:r w:rsidRPr="00DD566B">
        <w:t xml:space="preserve"> capaz de dete</w:t>
      </w:r>
      <w:r w:rsidR="00BA3F76" w:rsidRPr="00DD566B">
        <w:t>ctar y clasificar algún ataque a los virtual hosts del servidor web</w:t>
      </w:r>
      <w:r w:rsidRPr="00DD566B">
        <w:t>.</w:t>
      </w:r>
      <w:r w:rsidR="008536CB" w:rsidRPr="00DD566B">
        <w:t xml:space="preserve"> Además si el servidor tiene instalada más de un sitio, la aplicación es capaz de analizar todos los sitios que se tienen</w:t>
      </w:r>
      <w:r w:rsidR="00BA3F76" w:rsidRPr="00DD566B">
        <w:t xml:space="preserve"> siempre y cuando estén definidos en un archivo de configuración</w:t>
      </w:r>
      <w:r w:rsidR="008536CB" w:rsidRPr="00DD566B">
        <w:t>.</w:t>
      </w:r>
      <w:r w:rsidRPr="00DD566B">
        <w:t xml:space="preserve"> Para este proyecto</w:t>
      </w:r>
      <w:r w:rsidR="00D058B4" w:rsidRPr="00DD566B">
        <w:t>,</w:t>
      </w:r>
      <w:r w:rsidRPr="00DD566B">
        <w:t xml:space="preserve"> se realizó una infraestructura </w:t>
      </w:r>
      <w:r w:rsidR="007E4877" w:rsidRPr="00DD566B">
        <w:t>que cuenta con tres servidores con un sistema operativo Debian 7, en el servidor Web se tiene instalado un gestor de contenidos Drupal la cual se apoya del servidor de base</w:t>
      </w:r>
      <w:ins w:id="5" w:author="g g" w:date="2016-11-03T14:43:00Z">
        <w:r w:rsidR="00D058B4" w:rsidRPr="00DD566B">
          <w:t xml:space="preserve"> </w:t>
        </w:r>
      </w:ins>
      <w:r w:rsidR="007E4877" w:rsidRPr="00DD566B">
        <w:t xml:space="preserve">de datos: </w:t>
      </w:r>
    </w:p>
    <w:p w14:paraId="77B1C14F" w14:textId="4E9CDA35"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8" behindDoc="0" locked="0" layoutInCell="1" allowOverlap="1" wp14:anchorId="30824F30" wp14:editId="7F07D424">
                <wp:simplePos x="0" y="0"/>
                <wp:positionH relativeFrom="margin">
                  <wp:posOffset>1403985</wp:posOffset>
                </wp:positionH>
                <wp:positionV relativeFrom="paragraph">
                  <wp:posOffset>213360</wp:posOffset>
                </wp:positionV>
                <wp:extent cx="1476375" cy="590550"/>
                <wp:effectExtent l="0" t="0" r="9525" b="0"/>
                <wp:wrapNone/>
                <wp:docPr id="176" name="Cuadro de texto 176"/>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21C48" w14:textId="77777777" w:rsidR="00C82CA1" w:rsidRPr="00F82ABB" w:rsidRDefault="00C82CA1" w:rsidP="00C31ED5">
                            <w:pPr>
                              <w:jc w:val="center"/>
                              <w:rPr>
                                <w:b/>
                              </w:rPr>
                            </w:pPr>
                            <w:r w:rsidRPr="00F82ABB">
                              <w:rPr>
                                <w:b/>
                              </w:rPr>
                              <w:t xml:space="preserve">Servidor </w:t>
                            </w:r>
                            <w:r>
                              <w:rPr>
                                <w:b/>
                              </w:rPr>
                              <w:t>Web, con Apache y Drupal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4F30" id="Cuadro de texto 176" o:spid="_x0000_s1027" type="#_x0000_t202" style="position:absolute;left:0;text-align:left;margin-left:110.55pt;margin-top:16.8pt;width:116.25pt;height:4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" fillcolor="white [3201]" stroked="f" strokeweight=".5pt">
                <v:textbox>
                  <w:txbxContent>
                    <w:p w14:paraId="5C621C48" w14:textId="77777777" w:rsidR="00C82CA1" w:rsidRPr="00F82ABB" w:rsidRDefault="00C82CA1" w:rsidP="00C31ED5">
                      <w:pPr>
                        <w:jc w:val="center"/>
                        <w:rPr>
                          <w:b/>
                        </w:rPr>
                      </w:pPr>
                      <w:r w:rsidRPr="00F82ABB">
                        <w:rPr>
                          <w:b/>
                        </w:rPr>
                        <w:t xml:space="preserve">Servidor </w:t>
                      </w:r>
                      <w:r>
                        <w:rPr>
                          <w:b/>
                        </w:rPr>
                        <w:t>Web, con Apache y Drupal</w:t>
                      </w:r>
                    </w:p>
                  </w:txbxContent>
                </v:textbox>
                <w10:wrap anchorx="margin"/>
              </v:shape>
            </w:pict>
          </mc:Fallback>
        </mc:AlternateContent>
      </w:r>
      <w:r w:rsidRPr="00DD566B">
        <w:rPr>
          <w:noProof/>
          <w:lang w:eastAsia="es-MX"/>
        </w:rPr>
        <w:drawing>
          <wp:anchor distT="0" distB="0" distL="114300" distR="114300" simplePos="0" relativeHeight="251658243" behindDoc="0" locked="0" layoutInCell="1" allowOverlap="1" wp14:anchorId="22A53502" wp14:editId="6A62641C">
            <wp:simplePos x="0" y="0"/>
            <wp:positionH relativeFrom="column">
              <wp:posOffset>390525</wp:posOffset>
            </wp:positionH>
            <wp:positionV relativeFrom="paragraph">
              <wp:posOffset>246380</wp:posOffset>
            </wp:positionV>
            <wp:extent cx="968375" cy="1162050"/>
            <wp:effectExtent l="0" t="0" r="3175" b="0"/>
            <wp:wrapNone/>
            <wp:docPr id="13"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375" cy="1162050"/>
                    </a:xfrm>
                    <a:prstGeom prst="rect">
                      <a:avLst/>
                    </a:prstGeom>
                    <a:noFill/>
                    <a:ln>
                      <a:noFill/>
                    </a:ln>
                  </pic:spPr>
                </pic:pic>
              </a:graphicData>
            </a:graphic>
          </wp:anchor>
        </w:drawing>
      </w:r>
      <w:r w:rsidRPr="00DD566B">
        <w:rPr>
          <w:noProof/>
          <w:lang w:eastAsia="es-MX"/>
        </w:rPr>
        <mc:AlternateContent>
          <mc:Choice Requires="wps">
            <w:drawing>
              <wp:anchor distT="0" distB="0" distL="114300" distR="114300" simplePos="0" relativeHeight="251658245" behindDoc="0" locked="0" layoutInCell="1" allowOverlap="1" wp14:anchorId="172A6106" wp14:editId="5BA769E6">
                <wp:simplePos x="0" y="0"/>
                <wp:positionH relativeFrom="column">
                  <wp:posOffset>874395</wp:posOffset>
                </wp:positionH>
                <wp:positionV relativeFrom="paragraph">
                  <wp:posOffset>1408430</wp:posOffset>
                </wp:positionV>
                <wp:extent cx="1697355" cy="1519555"/>
                <wp:effectExtent l="19050" t="19050" r="36195" b="23495"/>
                <wp:wrapNone/>
                <wp:docPr id="7" name="Conector recto 6"/>
                <wp:cNvGraphicFramePr/>
                <a:graphic xmlns:a="http://schemas.openxmlformats.org/drawingml/2006/main">
                  <a:graphicData uri="http://schemas.microsoft.com/office/word/2010/wordprocessingShape">
                    <wps:wsp>
                      <wps:cNvCnPr/>
                      <wps:spPr>
                        <a:xfrm>
                          <a:off x="0" y="0"/>
                          <a:ext cx="1697355" cy="1519555"/>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6A9980" id="Conector recto 6"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68.85pt,110.9pt" to="202.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" strokecolor="#5b9bd5 [3204]" strokeweight="3pt">
                <v:stroke joinstyle="miter"/>
              </v:line>
            </w:pict>
          </mc:Fallback>
        </mc:AlternateContent>
      </w:r>
      <w:r w:rsidRPr="00DD566B">
        <w:rPr>
          <w:noProof/>
          <w:lang w:eastAsia="es-MX"/>
        </w:rPr>
        <w:drawing>
          <wp:anchor distT="0" distB="0" distL="114300" distR="114300" simplePos="0" relativeHeight="251658244" behindDoc="0" locked="0" layoutInCell="1" allowOverlap="1" wp14:anchorId="4B98E93F" wp14:editId="409693B1">
            <wp:simplePos x="0" y="0"/>
            <wp:positionH relativeFrom="column">
              <wp:posOffset>2572385</wp:posOffset>
            </wp:positionH>
            <wp:positionV relativeFrom="paragraph">
              <wp:posOffset>2451735</wp:posOffset>
            </wp:positionV>
            <wp:extent cx="952500" cy="952500"/>
            <wp:effectExtent l="0" t="0" r="0" b="0"/>
            <wp:wrapNone/>
            <wp:docPr id="5" name="Imagen 4" descr="Resultado de imagen"/>
            <wp:cNvGraphicFramePr/>
            <a:graphic xmlns:a="http://schemas.openxmlformats.org/drawingml/2006/main">
              <a:graphicData uri="http://schemas.openxmlformats.org/drawingml/2006/picture">
                <pic:pic xmlns:pic="http://schemas.openxmlformats.org/drawingml/2006/picture">
                  <pic:nvPicPr>
                    <pic:cNvPr id="5" name="Imagen 4" descr="Resultado de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p>
    <w:p w14:paraId="7951EC08" w14:textId="3CA70427" w:rsidR="00C31ED5" w:rsidRPr="00DD566B" w:rsidRDefault="00C31ED5" w:rsidP="00C31ED5">
      <w:pPr>
        <w:jc w:val="both"/>
      </w:pPr>
      <w:r w:rsidRPr="00DD566B">
        <w:rPr>
          <w:noProof/>
          <w:lang w:eastAsia="es-MX"/>
        </w:rPr>
        <w:drawing>
          <wp:anchor distT="0" distB="0" distL="114300" distR="114300" simplePos="0" relativeHeight="251658242" behindDoc="0" locked="0" layoutInCell="1" allowOverlap="1" wp14:anchorId="59AA4936" wp14:editId="6BACBFCB">
            <wp:simplePos x="0" y="0"/>
            <wp:positionH relativeFrom="column">
              <wp:posOffset>4709160</wp:posOffset>
            </wp:positionH>
            <wp:positionV relativeFrom="paragraph">
              <wp:posOffset>13970</wp:posOffset>
            </wp:positionV>
            <wp:extent cx="899795" cy="1114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795" cy="1114425"/>
                    </a:xfrm>
                    <a:prstGeom prst="rect">
                      <a:avLst/>
                    </a:prstGeom>
                    <a:noFill/>
                    <a:ln>
                      <a:noFill/>
                    </a:ln>
                  </pic:spPr>
                </pic:pic>
              </a:graphicData>
            </a:graphic>
          </wp:anchor>
        </w:drawing>
      </w:r>
      <w:r w:rsidRPr="00DD566B">
        <w:t xml:space="preserve">    </w:t>
      </w:r>
    </w:p>
    <w:p w14:paraId="56D8E451" w14:textId="77777777" w:rsidR="00C31ED5" w:rsidRPr="00DD566B" w:rsidRDefault="00C31ED5" w:rsidP="00C31ED5">
      <w:pPr>
        <w:jc w:val="both"/>
      </w:pPr>
    </w:p>
    <w:p w14:paraId="59BBE98A" w14:textId="34A3473F"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6" behindDoc="0" locked="0" layoutInCell="1" allowOverlap="1" wp14:anchorId="262EB49D" wp14:editId="5D46CE6C">
                <wp:simplePos x="0" y="0"/>
                <wp:positionH relativeFrom="column">
                  <wp:posOffset>1384934</wp:posOffset>
                </wp:positionH>
                <wp:positionV relativeFrom="paragraph">
                  <wp:posOffset>33020</wp:posOffset>
                </wp:positionV>
                <wp:extent cx="3343275" cy="19050"/>
                <wp:effectExtent l="19050" t="19050" r="28575" b="19050"/>
                <wp:wrapNone/>
                <wp:docPr id="15" name="Conector recto 6"/>
                <wp:cNvGraphicFramePr/>
                <a:graphic xmlns:a="http://schemas.openxmlformats.org/drawingml/2006/main">
                  <a:graphicData uri="http://schemas.microsoft.com/office/word/2010/wordprocessingShape">
                    <wps:wsp>
                      <wps:cNvCnPr/>
                      <wps:spPr>
                        <a:xfrm>
                          <a:off x="0" y="0"/>
                          <a:ext cx="3343275" cy="19050"/>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F139D" id="Conector recto 6"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2.6pt" to="3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" strokecolor="#5b9bd5 [3204]" strokeweight="3pt">
                <v:stroke joinstyle="miter"/>
              </v:line>
            </w:pict>
          </mc:Fallback>
        </mc:AlternateContent>
      </w:r>
    </w:p>
    <w:p w14:paraId="18FB457A" w14:textId="77777777" w:rsidR="00C31ED5" w:rsidRPr="00DD566B" w:rsidRDefault="00C31ED5" w:rsidP="00C31ED5">
      <w:pPr>
        <w:jc w:val="both"/>
      </w:pPr>
    </w:p>
    <w:p w14:paraId="7AA513D6" w14:textId="1B02188B"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7" behindDoc="0" locked="0" layoutInCell="1" allowOverlap="1" wp14:anchorId="1C09FB85" wp14:editId="0069F2DC">
                <wp:simplePos x="0" y="0"/>
                <wp:positionH relativeFrom="margin">
                  <wp:posOffset>4432934</wp:posOffset>
                </wp:positionH>
                <wp:positionV relativeFrom="paragraph">
                  <wp:posOffset>13970</wp:posOffset>
                </wp:positionV>
                <wp:extent cx="1476375" cy="590550"/>
                <wp:effectExtent l="0" t="0" r="9525" b="0"/>
                <wp:wrapNone/>
                <wp:docPr id="175" name="Cuadro de texto 175"/>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E20E" w14:textId="77777777" w:rsidR="00C82CA1" w:rsidRPr="00F82ABB" w:rsidRDefault="00C82CA1" w:rsidP="00C31ED5">
                            <w:pPr>
                              <w:jc w:val="center"/>
                              <w:rPr>
                                <w:b/>
                              </w:rPr>
                            </w:pPr>
                            <w:r w:rsidRPr="00F82ABB">
                              <w:rPr>
                                <w:b/>
                              </w:rPr>
                              <w:t>Servidor de Base de Datos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FB85" id="Cuadro de texto 175" o:spid="_x0000_s1028" type="#_x0000_t202" style="position:absolute;left:0;text-align:left;margin-left:349.05pt;margin-top:1.1pt;width:116.25pt;height:46.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" fillcolor="white [3201]" stroked="f" strokeweight=".5pt">
                <v:textbox>
                  <w:txbxContent>
                    <w:p w14:paraId="3AE3E20E" w14:textId="77777777" w:rsidR="00C82CA1" w:rsidRPr="00F82ABB" w:rsidRDefault="00C82CA1" w:rsidP="00C31ED5">
                      <w:pPr>
                        <w:jc w:val="center"/>
                        <w:rPr>
                          <w:b/>
                        </w:rPr>
                      </w:pPr>
                      <w:r w:rsidRPr="00F82ABB">
                        <w:rPr>
                          <w:b/>
                        </w:rPr>
                        <w:t>Servidor de Base de Datos PostgreSQL</w:t>
                      </w:r>
                    </w:p>
                  </w:txbxContent>
                </v:textbox>
                <w10:wrap anchorx="margin"/>
              </v:shape>
            </w:pict>
          </mc:Fallback>
        </mc:AlternateContent>
      </w:r>
    </w:p>
    <w:p w14:paraId="29F6F3A0" w14:textId="77777777" w:rsidR="00C31ED5" w:rsidRPr="00DD566B" w:rsidRDefault="00C31ED5" w:rsidP="00C31ED5">
      <w:pPr>
        <w:jc w:val="both"/>
      </w:pPr>
    </w:p>
    <w:p w14:paraId="01ED16C6" w14:textId="77777777" w:rsidR="00C31ED5" w:rsidRPr="00DD566B" w:rsidRDefault="00C31ED5" w:rsidP="00C31ED5">
      <w:pPr>
        <w:jc w:val="both"/>
      </w:pPr>
    </w:p>
    <w:p w14:paraId="7F8F4EA4" w14:textId="77777777" w:rsidR="00C31ED5" w:rsidRPr="00DD566B" w:rsidRDefault="00C31ED5" w:rsidP="00C31ED5">
      <w:pPr>
        <w:jc w:val="both"/>
      </w:pPr>
    </w:p>
    <w:p w14:paraId="37C8E9EF" w14:textId="0AA7B3CE"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9" behindDoc="0" locked="0" layoutInCell="1" allowOverlap="1" wp14:anchorId="76AEBACB" wp14:editId="7B968B6E">
                <wp:simplePos x="0" y="0"/>
                <wp:positionH relativeFrom="margin">
                  <wp:posOffset>3505200</wp:posOffset>
                </wp:positionH>
                <wp:positionV relativeFrom="paragraph">
                  <wp:posOffset>56515</wp:posOffset>
                </wp:positionV>
                <wp:extent cx="1476375" cy="590550"/>
                <wp:effectExtent l="0" t="0" r="9525" b="0"/>
                <wp:wrapNone/>
                <wp:docPr id="177" name="Cuadro de texto 177"/>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FC24" w14:textId="77777777" w:rsidR="00C82CA1" w:rsidRPr="00F82ABB" w:rsidRDefault="00C82CA1" w:rsidP="00C31ED5">
                            <w:pPr>
                              <w:jc w:val="center"/>
                              <w:rPr>
                                <w:b/>
                              </w:rPr>
                            </w:pPr>
                            <w:r w:rsidRPr="00F82ABB">
                              <w:rPr>
                                <w:b/>
                              </w:rPr>
                              <w:t xml:space="preserve">Servidor </w:t>
                            </w:r>
                            <w:r>
                              <w:rPr>
                                <w:b/>
                              </w:rPr>
                              <w:t>WAF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BACB" id="Cuadro de texto 177" o:spid="_x0000_s1029" type="#_x0000_t202" style="position:absolute;left:0;text-align:left;margin-left:276pt;margin-top:4.45pt;width:116.25pt;height:4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" fillcolor="white [3201]" stroked="f" strokeweight=".5pt">
                <v:textbox>
                  <w:txbxContent>
                    <w:p w14:paraId="5363FC24" w14:textId="77777777" w:rsidR="00C82CA1" w:rsidRPr="00F82ABB" w:rsidRDefault="00C82CA1" w:rsidP="00C31ED5">
                      <w:pPr>
                        <w:jc w:val="center"/>
                        <w:rPr>
                          <w:b/>
                        </w:rPr>
                      </w:pPr>
                      <w:r w:rsidRPr="00F82ABB">
                        <w:rPr>
                          <w:b/>
                        </w:rPr>
                        <w:t xml:space="preserve">Servidor </w:t>
                      </w:r>
                      <w:r>
                        <w:rPr>
                          <w:b/>
                        </w:rPr>
                        <w:t>WAF</w:t>
                      </w:r>
                    </w:p>
                  </w:txbxContent>
                </v:textbox>
                <w10:wrap anchorx="margin"/>
              </v:shape>
            </w:pict>
          </mc:Fallback>
        </mc:AlternateContent>
      </w:r>
    </w:p>
    <w:p w14:paraId="31C34613" w14:textId="77777777" w:rsidR="00C31ED5" w:rsidRPr="00DD566B" w:rsidRDefault="00C31ED5" w:rsidP="00C31ED5">
      <w:pPr>
        <w:jc w:val="both"/>
      </w:pPr>
    </w:p>
    <w:p w14:paraId="2B640EFC" w14:textId="77777777" w:rsidR="00C31ED5" w:rsidRPr="00DD566B" w:rsidRDefault="00C31ED5" w:rsidP="00C31ED5">
      <w:pPr>
        <w:jc w:val="both"/>
      </w:pPr>
    </w:p>
    <w:p w14:paraId="389FA959" w14:textId="77777777" w:rsidR="00C31ED5" w:rsidRPr="00DD566B" w:rsidRDefault="00C31ED5" w:rsidP="00C31ED5">
      <w:pPr>
        <w:jc w:val="both"/>
      </w:pPr>
    </w:p>
    <w:p w14:paraId="77CE6CC4" w14:textId="77777777" w:rsidR="00150952" w:rsidRPr="00DD566B" w:rsidRDefault="00150952" w:rsidP="00C31ED5">
      <w:r w:rsidRPr="00DD566B">
        <w:t>Los ataques que se detectarán son:</w:t>
      </w:r>
    </w:p>
    <w:p w14:paraId="06E0E902" w14:textId="323184FD" w:rsidR="00150952" w:rsidRPr="00DD566B" w:rsidRDefault="00150952" w:rsidP="00150952">
      <w:pPr>
        <w:pStyle w:val="Prrafodelista"/>
        <w:numPr>
          <w:ilvl w:val="0"/>
          <w:numId w:val="16"/>
        </w:numPr>
      </w:pPr>
      <w:r w:rsidRPr="00DD566B">
        <w:t>SQL Injection.</w:t>
      </w:r>
    </w:p>
    <w:p w14:paraId="07A5905B" w14:textId="79ED88CF" w:rsidR="00150952" w:rsidRPr="00DD566B" w:rsidRDefault="00871192" w:rsidP="00150952">
      <w:pPr>
        <w:pStyle w:val="Prrafodelista"/>
        <w:numPr>
          <w:ilvl w:val="0"/>
          <w:numId w:val="16"/>
        </w:numPr>
      </w:pPr>
      <w:r w:rsidRPr="00DD566B">
        <w:t>Cross Site Scripting</w:t>
      </w:r>
      <w:r w:rsidR="00150952" w:rsidRPr="00DD566B">
        <w:t xml:space="preserve"> reflejado.</w:t>
      </w:r>
    </w:p>
    <w:p w14:paraId="5CDA5AFD" w14:textId="74D3B286" w:rsidR="00962567" w:rsidRPr="00DD566B" w:rsidRDefault="00962567" w:rsidP="00150952">
      <w:pPr>
        <w:pStyle w:val="Prrafodelista"/>
        <w:numPr>
          <w:ilvl w:val="0"/>
          <w:numId w:val="16"/>
        </w:numPr>
      </w:pPr>
      <w:r w:rsidRPr="00DD566B">
        <w:t>Path Traversal.</w:t>
      </w:r>
    </w:p>
    <w:p w14:paraId="0A76B3EB" w14:textId="76D8C9D4" w:rsidR="00150952" w:rsidRPr="00DD566B" w:rsidRDefault="00150952" w:rsidP="00150952">
      <w:pPr>
        <w:pStyle w:val="Prrafodelista"/>
        <w:numPr>
          <w:ilvl w:val="0"/>
          <w:numId w:val="16"/>
        </w:numPr>
      </w:pPr>
      <w:r w:rsidRPr="00DD566B">
        <w:t>Crawling.</w:t>
      </w:r>
    </w:p>
    <w:p w14:paraId="30C7AA30" w14:textId="7B2BDD6B" w:rsidR="00150952" w:rsidRPr="00DD566B" w:rsidRDefault="00962567" w:rsidP="00150952">
      <w:pPr>
        <w:pStyle w:val="Prrafodelista"/>
        <w:numPr>
          <w:ilvl w:val="0"/>
          <w:numId w:val="16"/>
        </w:numPr>
      </w:pPr>
      <w:r w:rsidRPr="00DD566B">
        <w:t>Defacement.</w:t>
      </w:r>
    </w:p>
    <w:p w14:paraId="28A65414" w14:textId="77777777" w:rsidR="00871192" w:rsidRPr="00DD566B" w:rsidRDefault="00871192" w:rsidP="00871192">
      <w:pPr>
        <w:pStyle w:val="Prrafodelista"/>
        <w:ind w:left="3600"/>
      </w:pPr>
    </w:p>
    <w:p w14:paraId="7A18195C" w14:textId="1C309EDA" w:rsidR="00C31ED5" w:rsidRPr="00DD566B" w:rsidRDefault="00904752" w:rsidP="007E70DC">
      <w:pPr>
        <w:spacing w:after="0" w:line="240" w:lineRule="auto"/>
        <w:ind w:firstLine="709"/>
        <w:jc w:val="both"/>
      </w:pPr>
      <w:r w:rsidRPr="00DD566B">
        <w:lastRenderedPageBreak/>
        <w:t xml:space="preserve">Además si el servidor WAF está en modo </w:t>
      </w:r>
      <w:r w:rsidR="005B0295" w:rsidRPr="00DD566B">
        <w:t xml:space="preserve">detección </w:t>
      </w:r>
      <w:r w:rsidRPr="00DD566B">
        <w:rPr>
          <w:i/>
        </w:rPr>
        <w:t>DetectionOnly</w:t>
      </w:r>
      <w:r w:rsidRPr="00DD566B">
        <w:t xml:space="preserve"> la herramienta detectará las alertas que ModSecurity genere.</w:t>
      </w:r>
      <w:r w:rsidR="00F72EFA" w:rsidRPr="00DD566B">
        <w:t xml:space="preserve"> Una vez que la aplicación detecte algún evento mencionado anteriormente, se enviará un correo electrónico informando acerca del problema</w:t>
      </w:r>
      <w:ins w:id="6" w:author="g g" w:date="2016-11-03T14:44:00Z">
        <w:r w:rsidR="00D058B4" w:rsidRPr="00DD566B">
          <w:t>,</w:t>
        </w:r>
      </w:ins>
      <w:r w:rsidR="00F72EFA" w:rsidRPr="00DD566B">
        <w:t xml:space="preserve"> incluyendo algunos datos como la marca de tiempo, dirección IP, </w:t>
      </w:r>
      <w:r w:rsidR="008536CB" w:rsidRPr="00DD566B">
        <w:t xml:space="preserve">método HTTP, </w:t>
      </w:r>
      <w:r w:rsidR="00F72EFA" w:rsidRPr="00DD566B">
        <w:t>payload</w:t>
      </w:r>
      <w:r w:rsidR="008536CB" w:rsidRPr="00DD566B">
        <w:t xml:space="preserve">, referer,  código de estado HTTP, tamaño en bytes y el </w:t>
      </w:r>
      <w:ins w:id="7" w:author="g g" w:date="2016-11-03T14:43:00Z">
        <w:r w:rsidR="00D058B4" w:rsidRPr="00DD566B">
          <w:t>U</w:t>
        </w:r>
      </w:ins>
      <w:del w:id="8" w:author="g g" w:date="2016-11-03T14:43:00Z">
        <w:r w:rsidR="008536CB" w:rsidRPr="00DD566B" w:rsidDel="00D058B4">
          <w:delText>u</w:delText>
        </w:r>
      </w:del>
      <w:r w:rsidR="00F72EFA" w:rsidRPr="00DD566B">
        <w:t>ser-</w:t>
      </w:r>
      <w:ins w:id="9" w:author="g g" w:date="2016-11-03T14:44:00Z">
        <w:r w:rsidR="00D058B4" w:rsidRPr="00DD566B">
          <w:t>A</w:t>
        </w:r>
      </w:ins>
      <w:del w:id="10" w:author="g g" w:date="2016-11-03T14:44:00Z">
        <w:r w:rsidR="008536CB" w:rsidRPr="00DD566B" w:rsidDel="00D058B4">
          <w:delText>a</w:delText>
        </w:r>
      </w:del>
      <w:r w:rsidR="00F72EFA" w:rsidRPr="00DD566B">
        <w:t>gent</w:t>
      </w:r>
      <w:r w:rsidR="008536CB" w:rsidRPr="00DD566B">
        <w:t>.</w:t>
      </w:r>
    </w:p>
    <w:p w14:paraId="54D291AE" w14:textId="7C4DEEBD" w:rsidR="00962524" w:rsidRPr="00DD566B" w:rsidRDefault="00962524" w:rsidP="007E70DC">
      <w:pPr>
        <w:spacing w:after="0" w:line="240" w:lineRule="auto"/>
        <w:ind w:firstLine="709"/>
        <w:jc w:val="both"/>
      </w:pPr>
      <w:r w:rsidRPr="00DD566B">
        <w:t>La aplicación cuenta con algunos archivos de configuración los</w:t>
      </w:r>
      <w:r w:rsidR="00904752" w:rsidRPr="00DD566B">
        <w:t xml:space="preserve"> cuales contienen direcciones IP,</w:t>
      </w:r>
      <w:r w:rsidRPr="00DD566B">
        <w:t xml:space="preserve"> nombres de usuario, rutas e información que determine el comportamiento del análisis de los distintos ataques mencionados anteriormente.</w:t>
      </w:r>
    </w:p>
    <w:p w14:paraId="1EC14817" w14:textId="27D8256B" w:rsidR="00C31ED5" w:rsidRPr="00DD566B" w:rsidRDefault="00962524" w:rsidP="007E70DC">
      <w:pPr>
        <w:spacing w:after="0" w:line="240" w:lineRule="auto"/>
        <w:ind w:firstLine="709"/>
        <w:jc w:val="both"/>
      </w:pPr>
      <w:r w:rsidRPr="00DD566B">
        <w:t xml:space="preserve">Para la recolección de los eventos registrados en </w:t>
      </w:r>
      <w:del w:id="11" w:author="g g" w:date="2016-11-04T21:45:00Z">
        <w:r w:rsidRPr="00DD566B" w:rsidDel="009022C3">
          <w:delText>los logs</w:delText>
        </w:r>
      </w:del>
      <w:ins w:id="12" w:author="g g" w:date="2016-11-04T21:45:00Z">
        <w:r w:rsidR="009022C3" w:rsidRPr="00DD566B">
          <w:t>las bitácoras</w:t>
        </w:r>
      </w:ins>
      <w:r w:rsidRPr="00DD566B">
        <w:t xml:space="preserve"> de cada uno de los servidores</w:t>
      </w:r>
      <w:r w:rsidR="00CD0C93" w:rsidRPr="00DD566B">
        <w:t>,</w:t>
      </w:r>
      <w:r w:rsidRPr="00DD566B">
        <w:t xml:space="preserve"> la herrami</w:t>
      </w:r>
      <w:r w:rsidR="005F3898" w:rsidRPr="00DD566B">
        <w:t>enta se apoya del protocolo SSH</w:t>
      </w:r>
      <w:r w:rsidR="00CD0C93" w:rsidRPr="00DD566B">
        <w:t xml:space="preserve">, se </w:t>
      </w:r>
      <w:r w:rsidR="00404B59" w:rsidRPr="00DD566B">
        <w:t>realiza una conexión en el servidor Web y el de Base de datos</w:t>
      </w:r>
      <w:del w:id="13" w:author="g g" w:date="2016-11-03T14:44:00Z">
        <w:r w:rsidR="00404B59" w:rsidRPr="00DD566B" w:rsidDel="00D058B4">
          <w:delText xml:space="preserve"> </w:delText>
        </w:r>
      </w:del>
      <w:r w:rsidR="005F3898" w:rsidRPr="00DD566B">
        <w:t xml:space="preserve"> y </w:t>
      </w:r>
      <w:r w:rsidR="00CD0C93" w:rsidRPr="00DD566B">
        <w:t xml:space="preserve">verificará </w:t>
      </w:r>
      <w:del w:id="14" w:author="g g" w:date="2016-11-04T21:45:00Z">
        <w:r w:rsidR="7C8829F6" w:rsidRPr="00DD566B" w:rsidDel="009022C3">
          <w:delText>los logs</w:delText>
        </w:r>
      </w:del>
      <w:ins w:id="15" w:author="g g" w:date="2016-11-04T21:45:00Z">
        <w:r w:rsidR="009022C3" w:rsidRPr="00DD566B">
          <w:t>las bitácoras</w:t>
        </w:r>
      </w:ins>
      <w:r w:rsidR="7C8829F6" w:rsidRPr="00DD566B">
        <w:t xml:space="preserve"> </w:t>
      </w:r>
      <w:r w:rsidR="00CD0C93" w:rsidRPr="00DD566B">
        <w:t>de manera periódica</w:t>
      </w:r>
      <w:ins w:id="16" w:author="g g" w:date="2016-11-03T14:45:00Z">
        <w:r w:rsidR="00D058B4" w:rsidRPr="00DD566B">
          <w:t>,</w:t>
        </w:r>
      </w:ins>
      <w:r w:rsidR="00CD0C93" w:rsidRPr="00DD566B">
        <w:t xml:space="preserve"> </w:t>
      </w:r>
      <w:r w:rsidR="005F3898" w:rsidRPr="00DD566B">
        <w:t>las nuevas líneas que se han agregado desde el inicio del monitoreo hasta haber transcurrido cierta cantidad de tiempo</w:t>
      </w:r>
      <w:r w:rsidR="00CD0C93" w:rsidRPr="00DD566B">
        <w:t>,</w:t>
      </w:r>
      <w:r w:rsidR="005F3898" w:rsidRPr="00DD566B">
        <w:t xml:space="preserve"> la cual también se tiene establecido en uno de los archivos de configuración.</w:t>
      </w:r>
      <w:r w:rsidR="00404B59" w:rsidRPr="00DD566B">
        <w:t xml:space="preserve"> Una vez que se ejecuta el comando para obtener las nuevas líneas el resultado que se obtenga redirige a un archivo y </w:t>
      </w:r>
      <w:r w:rsidR="00CD0C93" w:rsidRPr="00DD566B">
        <w:t xml:space="preserve">es transferido y almacenado </w:t>
      </w:r>
      <w:r w:rsidR="00404B59" w:rsidRPr="00DD566B">
        <w:t xml:space="preserve">en el servidor </w:t>
      </w:r>
      <w:r w:rsidR="009B59F0" w:rsidRPr="00DD566B">
        <w:t>WAF</w:t>
      </w:r>
      <w:r w:rsidR="00404B59" w:rsidRPr="00DD566B">
        <w:t>.</w:t>
      </w:r>
      <w:r w:rsidR="001C5A38" w:rsidRPr="00DD566B">
        <w:t xml:space="preserve"> </w:t>
      </w:r>
      <w:r w:rsidR="00CD0C93" w:rsidRPr="00DD566B">
        <w:t>L</w:t>
      </w:r>
      <w:r w:rsidR="003B6031" w:rsidRPr="00DD566B">
        <w:t>o anterior se resume en el siguiente diagrama:</w:t>
      </w:r>
    </w:p>
    <w:p w14:paraId="77F757B8" w14:textId="77777777" w:rsidR="00C31ED5" w:rsidRPr="00DD566B" w:rsidRDefault="00C31ED5" w:rsidP="00C31ED5">
      <w:pPr>
        <w:jc w:val="both"/>
      </w:pPr>
    </w:p>
    <w:p w14:paraId="66ED24FA" w14:textId="67134CDA" w:rsidR="00C31ED5" w:rsidRPr="00DD566B" w:rsidRDefault="00C31ED5" w:rsidP="00C31ED5">
      <w:pPr>
        <w:jc w:val="both"/>
      </w:pPr>
      <w:r w:rsidRPr="00DD566B">
        <w:rPr>
          <w:noProof/>
          <w:lang w:eastAsia="es-MX"/>
        </w:rPr>
        <w:drawing>
          <wp:inline distT="0" distB="0" distL="0" distR="0" wp14:anchorId="5D9804D6" wp14:editId="596FECED">
            <wp:extent cx="6238875" cy="4086225"/>
            <wp:effectExtent l="0" t="0" r="0" b="9525"/>
            <wp:docPr id="178" name="Diagrama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00DD566B">
        <w:br w:type="page"/>
      </w:r>
    </w:p>
    <w:p w14:paraId="32B083D5" w14:textId="58B7D234" w:rsidR="00C31ED5" w:rsidRPr="00DD566B"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17" w:name="_Toc465688247"/>
      <w:bookmarkStart w:id="18" w:name="_Toc466500328"/>
      <w:r w:rsidRPr="00DD566B">
        <w:rPr>
          <w:rFonts w:asciiTheme="minorHAnsi" w:hAnsiTheme="minorHAnsi"/>
          <w:b/>
          <w:color w:val="auto"/>
          <w:sz w:val="28"/>
          <w:szCs w:val="28"/>
        </w:rPr>
        <w:lastRenderedPageBreak/>
        <w:t>Metodología de recolección de información</w:t>
      </w:r>
      <w:bookmarkEnd w:id="17"/>
      <w:bookmarkEnd w:id="18"/>
    </w:p>
    <w:p w14:paraId="38BE4345" w14:textId="77777777" w:rsidR="00C31ED5" w:rsidRPr="00DD566B" w:rsidRDefault="00C31ED5" w:rsidP="00C31ED5"/>
    <w:p w14:paraId="76276D14" w14:textId="08930A4A" w:rsidR="00C31ED5" w:rsidRPr="00DD566B" w:rsidRDefault="00CD0C93" w:rsidP="007E70DC">
      <w:pPr>
        <w:spacing w:after="0" w:line="240" w:lineRule="auto"/>
        <w:ind w:firstLine="709"/>
        <w:jc w:val="both"/>
      </w:pPr>
      <w:r w:rsidRPr="00DD566B">
        <w:t>É</w:t>
      </w:r>
      <w:r w:rsidR="00075F93" w:rsidRPr="00DD566B">
        <w:t xml:space="preserve">sta parte se desarrolló en </w:t>
      </w:r>
      <w:r w:rsidRPr="00DD566B">
        <w:t xml:space="preserve">un script </w:t>
      </w:r>
      <w:r w:rsidR="00075F93" w:rsidRPr="00DD566B">
        <w:t xml:space="preserve">Python </w:t>
      </w:r>
      <w:r w:rsidR="00324847" w:rsidRPr="00DD566B">
        <w:t>llamado</w:t>
      </w:r>
      <w:r w:rsidR="00324847" w:rsidRPr="00DD566B">
        <w:rPr>
          <w:i/>
        </w:rPr>
        <w:t xml:space="preserve"> Proyecto.py</w:t>
      </w:r>
      <w:r w:rsidRPr="00DD566B">
        <w:t>,</w:t>
      </w:r>
      <w:r w:rsidR="00324847" w:rsidRPr="00DD566B">
        <w:t xml:space="preserve"> </w:t>
      </w:r>
      <w:r w:rsidR="00075F93" w:rsidRPr="00DD566B">
        <w:t xml:space="preserve">el cual </w:t>
      </w:r>
      <w:r w:rsidRPr="00DD566B">
        <w:t xml:space="preserve">obtiene </w:t>
      </w:r>
      <w:r w:rsidR="003B6031" w:rsidRPr="00DD566B">
        <w:t>las bitácoras de cada servidor</w:t>
      </w:r>
      <w:r w:rsidRPr="00DD566B">
        <w:t>, se realiza</w:t>
      </w:r>
      <w:r w:rsidR="003B6031" w:rsidRPr="00DD566B">
        <w:t xml:space="preserve"> una conexi</w:t>
      </w:r>
      <w:r w:rsidR="00CE5343" w:rsidRPr="00DD566B">
        <w:t xml:space="preserve">ón desde el servidor WAF hacia los servidores Web y de Base de datos por medio de SSH, para ello se necesita  un par </w:t>
      </w:r>
      <w:r w:rsidR="003B6031" w:rsidRPr="00DD566B">
        <w:t xml:space="preserve">llaves </w:t>
      </w:r>
      <w:r w:rsidR="00CE5343" w:rsidRPr="00DD566B">
        <w:t>que creadas al momento de instalar la aplicación</w:t>
      </w:r>
      <w:r w:rsidRPr="00DD566B">
        <w:t xml:space="preserve"> con el script installSSH.sh</w:t>
      </w:r>
      <w:r w:rsidR="00CE5343" w:rsidRPr="00DD566B">
        <w:t>,  las llaves son generadas a partir de un cifrado RSA</w:t>
      </w:r>
      <w:r w:rsidR="003B6031" w:rsidRPr="00DD566B">
        <w:t>.</w:t>
      </w:r>
      <w:r w:rsidR="00CE5343" w:rsidRPr="00DD566B">
        <w:t xml:space="preserve"> Una vez que se establece una conexión se</w:t>
      </w:r>
      <w:r w:rsidR="007B2031" w:rsidRPr="00DD566B">
        <w:t xml:space="preserve"> crea un hilo para </w:t>
      </w:r>
      <w:r w:rsidR="00CE5343" w:rsidRPr="00DD566B">
        <w:t>realiza</w:t>
      </w:r>
      <w:r w:rsidR="007B2031" w:rsidRPr="00DD566B">
        <w:t>r</w:t>
      </w:r>
      <w:r w:rsidR="00CE5343" w:rsidRPr="00DD566B">
        <w:t xml:space="preserve"> lo siguiente</w:t>
      </w:r>
      <w:r w:rsidR="007B2031" w:rsidRPr="00DD566B">
        <w:t xml:space="preserve"> de forma independiente</w:t>
      </w:r>
      <w:r w:rsidR="00CE5343" w:rsidRPr="00DD566B">
        <w:t>:</w:t>
      </w:r>
    </w:p>
    <w:p w14:paraId="61908F40" w14:textId="679B40CA" w:rsidR="00C31ED5" w:rsidRPr="00DD566B" w:rsidRDefault="00C31ED5" w:rsidP="00C31ED5">
      <w:pPr>
        <w:jc w:val="both"/>
      </w:pPr>
    </w:p>
    <w:p w14:paraId="01D4752D" w14:textId="5A668A6A" w:rsidR="00C31ED5" w:rsidRPr="00DD566B" w:rsidRDefault="00904752" w:rsidP="00C31ED5">
      <w:pPr>
        <w:pStyle w:val="Prrafodelista"/>
        <w:numPr>
          <w:ilvl w:val="0"/>
          <w:numId w:val="1"/>
        </w:numPr>
        <w:jc w:val="both"/>
      </w:pPr>
      <w:r w:rsidRPr="00DD566B">
        <w:rPr>
          <w:noProof/>
          <w:lang w:eastAsia="es-MX"/>
        </w:rPr>
        <mc:AlternateContent>
          <mc:Choice Requires="wps">
            <w:drawing>
              <wp:anchor distT="0" distB="0" distL="114300" distR="114300" simplePos="0" relativeHeight="251658240" behindDoc="0" locked="0" layoutInCell="1" allowOverlap="1" wp14:anchorId="30CC623C" wp14:editId="35E132F7">
                <wp:simplePos x="0" y="0"/>
                <wp:positionH relativeFrom="column">
                  <wp:posOffset>-174180</wp:posOffset>
                </wp:positionH>
                <wp:positionV relativeFrom="paragraph">
                  <wp:posOffset>201721</wp:posOffset>
                </wp:positionV>
                <wp:extent cx="6762466" cy="4660711"/>
                <wp:effectExtent l="0" t="0" r="19685" b="26035"/>
                <wp:wrapNone/>
                <wp:docPr id="344" name="Rectángulo 344"/>
                <wp:cNvGraphicFramePr/>
                <a:graphic xmlns:a="http://schemas.openxmlformats.org/drawingml/2006/main">
                  <a:graphicData uri="http://schemas.microsoft.com/office/word/2010/wordprocessingShape">
                    <wps:wsp>
                      <wps:cNvSpPr/>
                      <wps:spPr>
                        <a:xfrm>
                          <a:off x="0" y="0"/>
                          <a:ext cx="6762466" cy="4660711"/>
                        </a:xfrm>
                        <a:prstGeom prst="rect">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E6790" w14:textId="77777777" w:rsidR="00C82CA1" w:rsidRDefault="00C82CA1" w:rsidP="00904752">
                            <w:pPr>
                              <w:jc w:val="center"/>
                            </w:pPr>
                          </w:p>
                          <w:p w14:paraId="54759AC6" w14:textId="77777777" w:rsidR="00C82CA1" w:rsidRDefault="00C82CA1" w:rsidP="00904752">
                            <w:pPr>
                              <w:jc w:val="center"/>
                            </w:pPr>
                          </w:p>
                          <w:p w14:paraId="3EBF7F1D" w14:textId="77777777" w:rsidR="00C82CA1" w:rsidRDefault="00C82CA1" w:rsidP="00904752">
                            <w:pPr>
                              <w:jc w:val="center"/>
                            </w:pPr>
                          </w:p>
                          <w:p w14:paraId="537C4590" w14:textId="77777777" w:rsidR="00C82CA1" w:rsidRDefault="00C82CA1" w:rsidP="00904752">
                            <w:pPr>
                              <w:jc w:val="center"/>
                            </w:pPr>
                          </w:p>
                          <w:p w14:paraId="618590D5" w14:textId="77777777" w:rsidR="00C82CA1" w:rsidRDefault="00C82CA1" w:rsidP="00904752">
                            <w:pPr>
                              <w:jc w:val="center"/>
                            </w:pPr>
                          </w:p>
                          <w:p w14:paraId="5C122E51" w14:textId="77777777" w:rsidR="00C82CA1" w:rsidRDefault="00C82CA1" w:rsidP="00904752">
                            <w:pPr>
                              <w:jc w:val="center"/>
                            </w:pPr>
                          </w:p>
                          <w:p w14:paraId="4087CBB1" w14:textId="77777777" w:rsidR="00C82CA1" w:rsidRDefault="00C82CA1" w:rsidP="00904752">
                            <w:pPr>
                              <w:jc w:val="center"/>
                            </w:pPr>
                          </w:p>
                          <w:p w14:paraId="349E1F37" w14:textId="77777777" w:rsidR="00C82CA1" w:rsidRDefault="00C82CA1" w:rsidP="00904752">
                            <w:pPr>
                              <w:jc w:val="center"/>
                            </w:pPr>
                          </w:p>
                          <w:p w14:paraId="3120599F" w14:textId="77777777" w:rsidR="00C82CA1" w:rsidRDefault="00C82CA1" w:rsidP="00904752">
                            <w:pPr>
                              <w:jc w:val="center"/>
                            </w:pPr>
                          </w:p>
                          <w:p w14:paraId="411AFE08" w14:textId="77777777" w:rsidR="00C82CA1" w:rsidRDefault="00C82CA1" w:rsidP="00904752">
                            <w:pPr>
                              <w:jc w:val="center"/>
                            </w:pPr>
                          </w:p>
                          <w:p w14:paraId="43904782" w14:textId="77777777" w:rsidR="00C82CA1" w:rsidRDefault="00C82CA1" w:rsidP="00904752">
                            <w:pPr>
                              <w:jc w:val="center"/>
                            </w:pPr>
                          </w:p>
                          <w:p w14:paraId="11140E76" w14:textId="77777777" w:rsidR="00C82CA1" w:rsidRDefault="00C82CA1" w:rsidP="00904752">
                            <w:pPr>
                              <w:jc w:val="center"/>
                            </w:pPr>
                          </w:p>
                          <w:p w14:paraId="497B7C3D" w14:textId="77777777" w:rsidR="00C82CA1" w:rsidRDefault="00C82CA1" w:rsidP="00904752">
                            <w:pPr>
                              <w:jc w:val="center"/>
                            </w:pPr>
                          </w:p>
                          <w:p w14:paraId="215A12EB" w14:textId="77777777" w:rsidR="00C82CA1" w:rsidRDefault="00C82CA1" w:rsidP="00904752">
                            <w:pPr>
                              <w:jc w:val="center"/>
                            </w:pPr>
                          </w:p>
                          <w:p w14:paraId="17948449" w14:textId="37A39FDD" w:rsidR="00C82CA1" w:rsidRPr="00904752" w:rsidRDefault="00C82CA1"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C623C" id="Rectángulo 344" o:spid="_x0000_s1030" style="position:absolute;left:0;text-align:left;margin-left:-13.7pt;margin-top:15.9pt;width:532.5pt;height:3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" fillcolor="#c5e0b3 [1305]" strokecolor="#538135 [2409]" strokeweight="1pt">
                <v:textbox>
                  <w:txbxContent>
                    <w:p w14:paraId="20AE6790" w14:textId="77777777" w:rsidR="00C82CA1" w:rsidRDefault="00C82CA1" w:rsidP="00904752">
                      <w:pPr>
                        <w:jc w:val="center"/>
                      </w:pPr>
                    </w:p>
                    <w:p w14:paraId="54759AC6" w14:textId="77777777" w:rsidR="00C82CA1" w:rsidRDefault="00C82CA1" w:rsidP="00904752">
                      <w:pPr>
                        <w:jc w:val="center"/>
                      </w:pPr>
                    </w:p>
                    <w:p w14:paraId="3EBF7F1D" w14:textId="77777777" w:rsidR="00C82CA1" w:rsidRDefault="00C82CA1" w:rsidP="00904752">
                      <w:pPr>
                        <w:jc w:val="center"/>
                      </w:pPr>
                    </w:p>
                    <w:p w14:paraId="537C4590" w14:textId="77777777" w:rsidR="00C82CA1" w:rsidRDefault="00C82CA1" w:rsidP="00904752">
                      <w:pPr>
                        <w:jc w:val="center"/>
                      </w:pPr>
                    </w:p>
                    <w:p w14:paraId="618590D5" w14:textId="77777777" w:rsidR="00C82CA1" w:rsidRDefault="00C82CA1" w:rsidP="00904752">
                      <w:pPr>
                        <w:jc w:val="center"/>
                      </w:pPr>
                    </w:p>
                    <w:p w14:paraId="5C122E51" w14:textId="77777777" w:rsidR="00C82CA1" w:rsidRDefault="00C82CA1" w:rsidP="00904752">
                      <w:pPr>
                        <w:jc w:val="center"/>
                      </w:pPr>
                    </w:p>
                    <w:p w14:paraId="4087CBB1" w14:textId="77777777" w:rsidR="00C82CA1" w:rsidRDefault="00C82CA1" w:rsidP="00904752">
                      <w:pPr>
                        <w:jc w:val="center"/>
                      </w:pPr>
                    </w:p>
                    <w:p w14:paraId="349E1F37" w14:textId="77777777" w:rsidR="00C82CA1" w:rsidRDefault="00C82CA1" w:rsidP="00904752">
                      <w:pPr>
                        <w:jc w:val="center"/>
                      </w:pPr>
                    </w:p>
                    <w:p w14:paraId="3120599F" w14:textId="77777777" w:rsidR="00C82CA1" w:rsidRDefault="00C82CA1" w:rsidP="00904752">
                      <w:pPr>
                        <w:jc w:val="center"/>
                      </w:pPr>
                    </w:p>
                    <w:p w14:paraId="411AFE08" w14:textId="77777777" w:rsidR="00C82CA1" w:rsidRDefault="00C82CA1" w:rsidP="00904752">
                      <w:pPr>
                        <w:jc w:val="center"/>
                      </w:pPr>
                    </w:p>
                    <w:p w14:paraId="43904782" w14:textId="77777777" w:rsidR="00C82CA1" w:rsidRDefault="00C82CA1" w:rsidP="00904752">
                      <w:pPr>
                        <w:jc w:val="center"/>
                      </w:pPr>
                    </w:p>
                    <w:p w14:paraId="11140E76" w14:textId="77777777" w:rsidR="00C82CA1" w:rsidRDefault="00C82CA1" w:rsidP="00904752">
                      <w:pPr>
                        <w:jc w:val="center"/>
                      </w:pPr>
                    </w:p>
                    <w:p w14:paraId="497B7C3D" w14:textId="77777777" w:rsidR="00C82CA1" w:rsidRDefault="00C82CA1" w:rsidP="00904752">
                      <w:pPr>
                        <w:jc w:val="center"/>
                      </w:pPr>
                    </w:p>
                    <w:p w14:paraId="215A12EB" w14:textId="77777777" w:rsidR="00C82CA1" w:rsidRDefault="00C82CA1" w:rsidP="00904752">
                      <w:pPr>
                        <w:jc w:val="center"/>
                      </w:pPr>
                    </w:p>
                    <w:p w14:paraId="17948449" w14:textId="37A39FDD" w:rsidR="00C82CA1" w:rsidRPr="00904752" w:rsidRDefault="00C82CA1"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v:textbox>
              </v:rect>
            </w:pict>
          </mc:Fallback>
        </mc:AlternateContent>
      </w:r>
      <w:r w:rsidR="00CE5343" w:rsidRPr="00DD566B">
        <w:t>Se consulta en cada servidor el número</w:t>
      </w:r>
      <w:r w:rsidR="007B2031" w:rsidRPr="00DD566B">
        <w:t xml:space="preserve"> de líneas que tiene </w:t>
      </w:r>
      <w:del w:id="19" w:author="g g" w:date="2016-11-04T21:46:00Z">
        <w:r w:rsidR="007B2031" w:rsidRPr="00DD566B" w:rsidDel="009022C3">
          <w:delText>el archivo logs</w:delText>
        </w:r>
      </w:del>
      <w:ins w:id="20" w:author="g g" w:date="2016-11-04T21:46:00Z">
        <w:r w:rsidR="009022C3" w:rsidRPr="00DD566B">
          <w:t>la bitácora</w:t>
        </w:r>
      </w:ins>
      <w:r w:rsidR="007B2031" w:rsidRPr="00DD566B">
        <w:t>.</w:t>
      </w:r>
    </w:p>
    <w:p w14:paraId="60D1BC4A" w14:textId="78F4E0F1" w:rsidR="00445BDB" w:rsidRPr="00DD566B" w:rsidRDefault="00F91E15" w:rsidP="00445BDB">
      <w:pPr>
        <w:jc w:val="both"/>
      </w:pPr>
      <w:r w:rsidRPr="00DD566B">
        <w:rPr>
          <w:noProof/>
          <w:lang w:eastAsia="es-MX"/>
        </w:rPr>
        <mc:AlternateContent>
          <mc:Choice Requires="wpg">
            <w:drawing>
              <wp:anchor distT="0" distB="0" distL="114300" distR="114300" simplePos="0" relativeHeight="251658279" behindDoc="0" locked="0" layoutInCell="1" allowOverlap="1" wp14:anchorId="1922B64F" wp14:editId="1B6CF2AB">
                <wp:simplePos x="0" y="0"/>
                <wp:positionH relativeFrom="column">
                  <wp:posOffset>1244788</wp:posOffset>
                </wp:positionH>
                <wp:positionV relativeFrom="paragraph">
                  <wp:posOffset>254094</wp:posOffset>
                </wp:positionV>
                <wp:extent cx="3856420" cy="657209"/>
                <wp:effectExtent l="0" t="19050" r="29845" b="29210"/>
                <wp:wrapNone/>
                <wp:docPr id="328" name="Grupo 328"/>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9" name="Flecha abajo 329"/>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DF44" w14:textId="77777777" w:rsidR="00C82CA1" w:rsidRDefault="00C82CA1" w:rsidP="00F91E15">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0"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18E23F9" w14:textId="77777777" w:rsidR="00C82CA1" w:rsidRPr="003B6F7A" w:rsidRDefault="00C82CA1" w:rsidP="00F91E15">
                              <w:pPr>
                                <w:rPr>
                                  <w:b/>
                                </w:rPr>
                              </w:pPr>
                              <w:r w:rsidRPr="003B6F7A">
                                <w:rPr>
                                  <w:b/>
                                </w:rPr>
                                <w:t>SSH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22B64F" id="Grupo 328" o:spid="_x0000_s1031" style="position:absolute;left:0;text-align:left;margin-left:98pt;margin-top:20pt;width:303.65pt;height:51.75pt;z-index:251658279;mso-height-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29" o:spid="_x0000_s1032"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sScYA&#10;AADcAAAADwAAAGRycy9kb3ducmV2LnhtbESPzWrDMBCE74G8g9hCb7UcF4rjWgklIVBoL/mB0tva&#10;2tim1spYsuP26aNAIcdhZr5h8vVkWjFS7xrLChZRDIK4tLrhSsHpuHtKQTiPrLG1TAp+ycF6NZ/l&#10;mGl74T2NB1+JAGGXoYLa+y6T0pU1GXSR7YiDd7a9QR9kX0nd4yXATSuTOH6RBhsOCzV2tKmp/DkM&#10;RgFv//ZJei4W8Ycpmu+vKmU9fCr1+DC9vYLwNPl7+L/9rhU8J0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tsScYAAADcAAAADwAAAAAAAAAAAAAAAACYAgAAZHJz&#10;L2Rvd25yZXYueG1sUEsFBgAAAAAEAAQA9QAAAIsDAAAAAA==&#10;" adj="19759" fillcolor="#5b9bd5 [3204]" strokecolor="#1f4d78 [1604]" strokeweight="1pt">
                  <v:textbox style="layout-flow:vertical;mso-layout-flow-alt:bottom-to-top">
                    <w:txbxContent>
                      <w:p w14:paraId="01F1DF44" w14:textId="77777777" w:rsidR="00C82CA1" w:rsidRDefault="00C82CA1" w:rsidP="00F91E15">
                        <w:pPr>
                          <w:jc w:val="center"/>
                        </w:pPr>
                      </w:p>
                    </w:txbxContent>
                  </v:textbox>
                </v:shape>
                <v:shape id="_x0000_s1033"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518E23F9" w14:textId="77777777" w:rsidR="00C82CA1" w:rsidRPr="003B6F7A" w:rsidRDefault="00C82CA1" w:rsidP="00F91E15">
                        <w:pPr>
                          <w:rPr>
                            <w:b/>
                          </w:rPr>
                        </w:pPr>
                        <w:r w:rsidRPr="003B6F7A">
                          <w:rPr>
                            <w:b/>
                          </w:rPr>
                          <w:t>SSH</w:t>
                        </w:r>
                      </w:p>
                    </w:txbxContent>
                  </v:textbox>
                </v:shape>
              </v:group>
            </w:pict>
          </mc:Fallback>
        </mc:AlternateContent>
      </w:r>
      <w:r w:rsidR="001F4F80" w:rsidRPr="00DD566B">
        <w:rPr>
          <w:noProof/>
          <w:lang w:eastAsia="es-MX"/>
        </w:rPr>
        <mc:AlternateContent>
          <mc:Choice Requires="wpg">
            <w:drawing>
              <wp:anchor distT="0" distB="0" distL="114300" distR="114300" simplePos="0" relativeHeight="251658274" behindDoc="0" locked="0" layoutInCell="1" allowOverlap="1" wp14:anchorId="7F716A9F" wp14:editId="3DA641CB">
                <wp:simplePos x="0" y="0"/>
                <wp:positionH relativeFrom="margin">
                  <wp:align>left</wp:align>
                </wp:positionH>
                <wp:positionV relativeFrom="paragraph">
                  <wp:posOffset>24093</wp:posOffset>
                </wp:positionV>
                <wp:extent cx="1194179" cy="1105468"/>
                <wp:effectExtent l="19050" t="19050" r="25400" b="19050"/>
                <wp:wrapNone/>
                <wp:docPr id="215" name="Grupo 21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182"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186" name="Elipse 18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C004DA" id="Grupo 215" o:spid="_x0000_s1026" style="position:absolute;margin-left:0;margin-top:1.9pt;width:94.05pt;height:87.05pt;z-index:251658274;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RIOSuTUEAADTCQAA&#10;DgAAAAAAAAAAAAAAAAA6AgAAZHJzL2Uyb0RvYy54bWxQSwECLQAUAAYACAAAACEAqiYOvrwAAAAh&#10;AQAAGQAAAAAAAAAAAAAAAACbBgAAZHJzL19yZWxzL2Uyb0RvYy54bWwucmVsc1BLAQItABQABgAI&#10;AAAAIQCQNqWB3QAAAAY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DHfDAAAA3AAAAA8AAABkcnMvZG93bnJldi54bWxET0trAjEQvgv9D2EKXqRmXURlaxRRCl56&#10;qI9Db8NmdrM2mSybVNd/bwoFb/PxPWe57p0VV+pC41nBZJyBIC69brhWcDp+vC1AhIis0XomBXcK&#10;sF69DJZYaH/jL7oeYi1SCIcCFZgY20LKUBpyGMa+JU5c5TuHMcGulrrDWwp3VuZZNpMOG04NBlva&#10;Gip/Dr9Owfe0uVyq/eh+9ue5/DQ7O61yq9Twtd+8g4jUx6f4373Xaf4ih79n0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cMd8MAAADcAAAADwAAAAAAAAAAAAAAAACf&#10;AgAAZHJzL2Rvd25yZXYueG1sUEsFBgAAAAAEAAQA9wAAAI8DAAAAAA==&#10;">
                  <v:imagedata r:id="rId23" o:title="Resultado de imagen"/>
                </v:shape>
                <v:oval id="Elipse 18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NSMQA&#10;AADcAAAADwAAAGRycy9kb3ducmV2LnhtbERPTWvCQBC9F/oflhG81U1aEYmuQYVW6UFtFL1Os9Mk&#10;NDsbsqum/nq3UOhtHu9zpmlnanGh1lWWFcSDCARxbnXFhYLD/vVpDMJ5ZI21ZVLwQw7S2ePDFBNt&#10;r/xBl8wXIoSwS1BB6X2TSOnykgy6gW2IA/dlW4M+wLaQusVrCDe1fI6ikTRYcWgosaFlSfl3djYK&#10;3ra4yxa3z81JD4+rXRTz+4s9KdXvdfMJCE+d/xf/udc6zB+P4PeZcIG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jUjEAAAA3AAAAA8AAAAAAAAAAAAAAAAAmAIAAGRycy9k&#10;b3ducmV2LnhtbFBLBQYAAAAABAAEAPUAAACJAwAAAAA=&#10;" filled="f" strokecolor="#1f4d78 [1604]" strokeweight="2.75pt">
                  <v:stroke joinstyle="miter"/>
                </v:oval>
                <w10:wrap anchorx="margin"/>
              </v:group>
            </w:pict>
          </mc:Fallback>
        </mc:AlternateContent>
      </w:r>
      <w:r w:rsidR="00445BDB" w:rsidRPr="00DD566B">
        <w:rPr>
          <w:noProof/>
          <w:lang w:eastAsia="es-MX"/>
        </w:rPr>
        <mc:AlternateContent>
          <mc:Choice Requires="wpg">
            <w:drawing>
              <wp:anchor distT="0" distB="0" distL="114300" distR="114300" simplePos="0" relativeHeight="251658276" behindDoc="0" locked="0" layoutInCell="1" allowOverlap="1" wp14:anchorId="07DEE406" wp14:editId="2E36E103">
                <wp:simplePos x="0" y="0"/>
                <wp:positionH relativeFrom="margin">
                  <wp:align>right</wp:align>
                </wp:positionH>
                <wp:positionV relativeFrom="paragraph">
                  <wp:posOffset>24130</wp:posOffset>
                </wp:positionV>
                <wp:extent cx="1194179" cy="1105468"/>
                <wp:effectExtent l="19050" t="19050" r="25400" b="19050"/>
                <wp:wrapNone/>
                <wp:docPr id="249" name="Grupo 249"/>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33" name="Elipse 233"/>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descr="Resultado de imagen para file log"/>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58" name="Imagen 3"/>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56949" y="218364"/>
                            <a:ext cx="572770" cy="681990"/>
                          </a:xfrm>
                          <a:prstGeom prst="rect">
                            <a:avLst/>
                          </a:prstGeom>
                          <a:noFill/>
                          <a:ln>
                            <a:noFill/>
                          </a:ln>
                        </pic:spPr>
                      </pic:pic>
                    </wpg:wgp>
                  </a:graphicData>
                </a:graphic>
              </wp:anchor>
            </w:drawing>
          </mc:Choice>
          <mc:Fallback>
            <w:pict>
              <v:group w14:anchorId="07E38D6E" id="Grupo 249" o:spid="_x0000_s1026" style="position:absolute;margin-left:42.85pt;margin-top:1.9pt;width:94.05pt;height:87.05pt;z-index:251658276;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">
                <v:oval id="Elipse 233"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GS8YA&#10;AADcAAAADwAAAGRycy9kb3ducmV2LnhtbESPQWvCQBSE70L/w/IKvZmNpkhJXaUKWulBbZR6fWaf&#10;SWj2bciumvrru0Khx2FmvmHG087U4kKtqywrGEQxCOLc6ooLBfvdov8CwnlkjbVlUvBDDqaTh94Y&#10;U22v/EmXzBciQNilqKD0vkmldHlJBl1kG+LgnWxr0AfZFlK3eA1wU8thHI+kwYrDQokNzUvKv7Oz&#10;UbDc4Dab3Y7rg37+et/GA/5I7EGpp8fu7RWEp87/h//aK61gmCRwPx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GS8YAAADcAAAADwAAAAAAAAAAAAAAAACYAgAAZHJz&#10;L2Rvd25yZXYueG1sUEsFBgAAAAAEAAQA9QAAAIsDAAAAAA==&#10;" filled="f" strokecolor="#1f4d78 [1604]" strokeweight="2.75pt">
                  <v:stroke joinstyle="miter"/>
                </v:oval>
                <v:shape id="Imagen 234"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5hrHAAAA3AAAAA8AAABkcnMvZG93bnJldi54bWxEj09rwkAUxO8Fv8PyBG/NpqkVG12lrQSE&#10;HvwTDz0+ss8kNfs2ZFeN394VCj0OM/MbZr7sTSMu1LnasoKXKAZBXFhdc6ngkGfPUxDOI2tsLJOC&#10;GzlYLgZPc0y1vfKOLntfigBhl6KCyvs2ldIVFRl0kW2Jg3e0nUEfZFdK3eE1wE0jkzieSIM1h4UK&#10;W/qqqDjtz0bB7/q0We3eN/nkJ2t09va5XX0nW6VGw/5jBsJT7//Df+21VpC8juFx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A5hrHAAAA3AAAAA8AAAAAAAAAAAAA&#10;AAAAnwIAAGRycy9kb3ducmV2LnhtbFBLBQYAAAAABAAEAPcAAACTAwAAAAA=&#10;">
                  <v:imagedata r:id="rId26" o:title="Resultado de imagen para file log" recolortarget="#75350a [1445]"/>
                  <v:path arrowok="t"/>
                </v:shape>
                <v:shape id="Imagen 3" o:spid="_x0000_s1029" type="#_x0000_t75" style="position:absolute;left:1569;top:2183;width:5728;height:6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smLAAAAA2wAAAA8AAABkcnMvZG93bnJldi54bWxET8uKwjAU3Qv+Q7jC7DQdB6VTTYsI1QFx&#10;4WP2l+balmluahO18/dmIbg8nPcy600j7tS52rKCz0kEgriwuuZSwfmUj2MQziNrbCyTgn9ykKXD&#10;wRITbR98oPvRlyKEsEtQQeV9m0jpiooMuoltiQN3sZ1BH2BXSt3hI4SbRk6jaC4N1hwaKmxpXVHx&#10;d7wZBbvf7fbaN/n3rsV4uv/KN6fYb5T6GPWrBQhPvX+LX+4frWAWxoYv4QfI9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ayYsAAAADbAAAADwAAAAAAAAAAAAAAAACfAgAA&#10;ZHJzL2Rvd25yZXYueG1sUEsFBgAAAAAEAAQA9wAAAIwDAAAAAA==&#10;">
                  <v:imagedata r:id="rId27" o:title=""/>
                </v:shape>
                <w10:wrap anchorx="margin"/>
              </v:group>
            </w:pict>
          </mc:Fallback>
        </mc:AlternateContent>
      </w:r>
    </w:p>
    <w:p w14:paraId="2230A717" w14:textId="499BEB32" w:rsidR="00445BDB" w:rsidRPr="00DD566B" w:rsidRDefault="00445BDB" w:rsidP="00445BDB">
      <w:pPr>
        <w:jc w:val="both"/>
      </w:pPr>
    </w:p>
    <w:p w14:paraId="6962A5F4" w14:textId="6B229A7D" w:rsidR="00445BDB" w:rsidRPr="00DD566B" w:rsidRDefault="00445BDB" w:rsidP="00445BDB">
      <w:pPr>
        <w:jc w:val="both"/>
      </w:pPr>
    </w:p>
    <w:p w14:paraId="0885636D" w14:textId="04AEB4DE" w:rsidR="00445BDB" w:rsidRPr="00DD566B" w:rsidRDefault="00445BDB" w:rsidP="00445BDB">
      <w:pPr>
        <w:jc w:val="both"/>
      </w:pPr>
    </w:p>
    <w:p w14:paraId="004401A7" w14:textId="0592A166" w:rsidR="00445BDB" w:rsidRPr="00DD566B" w:rsidRDefault="00445BDB" w:rsidP="00445BDB">
      <w:pPr>
        <w:jc w:val="both"/>
      </w:pPr>
    </w:p>
    <w:p w14:paraId="4C0007DC" w14:textId="2966E15C" w:rsidR="00445BDB" w:rsidRPr="00DD566B" w:rsidRDefault="003B6F7A" w:rsidP="00445BDB">
      <w:pPr>
        <w:jc w:val="both"/>
      </w:pPr>
      <w:r w:rsidRPr="00DD566B">
        <w:rPr>
          <w:noProof/>
          <w:lang w:eastAsia="es-MX"/>
        </w:rPr>
        <mc:AlternateContent>
          <mc:Choice Requires="wpg">
            <w:drawing>
              <wp:anchor distT="0" distB="0" distL="114300" distR="114300" simplePos="0" relativeHeight="251658278" behindDoc="0" locked="0" layoutInCell="1" allowOverlap="1" wp14:anchorId="56DC430E" wp14:editId="0A6308E2">
                <wp:simplePos x="0" y="0"/>
                <wp:positionH relativeFrom="column">
                  <wp:posOffset>1245782</wp:posOffset>
                </wp:positionH>
                <wp:positionV relativeFrom="paragraph">
                  <wp:posOffset>275119</wp:posOffset>
                </wp:positionV>
                <wp:extent cx="3856420" cy="657209"/>
                <wp:effectExtent l="0" t="19050" r="29845" b="29210"/>
                <wp:wrapNone/>
                <wp:docPr id="327" name="Grupo 327"/>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2" name="Flecha abajo 32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B072" w14:textId="53E67CB0" w:rsidR="00C82CA1" w:rsidRDefault="00C82CA1" w:rsidP="003B6F7A">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26"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61FB68E0" w14:textId="28B4B809" w:rsidR="00C82CA1" w:rsidRPr="003B6F7A" w:rsidRDefault="00C82CA1">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56DC430E" id="Grupo 327" o:spid="_x0000_s1034" style="position:absolute;left:0;text-align:left;margin-left:98.1pt;margin-top:21.65pt;width:303.65pt;height:51.75pt;z-index:251658278"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">
                <v:shape id="Flecha abajo 322" o:spid="_x0000_s1035"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MUA&#10;AADcAAAADwAAAGRycy9kb3ducmV2LnhtbESPzWrDMBCE74W8g9hCbo0cF4pxLZvSUCg0FzuF0tvG&#10;Wv9Qa2UsJXHy9FUgkOMwM98wWTGbQRxpcr1lBetVBIK4trrnVsH37uMpAeE8ssbBMik4k4MiXzxk&#10;mGp74pKOlW9FgLBLUUHn/ZhK6eqODLqVHYmD19jJoA9yaqWe8BTgZpBxFL1Igz2HhQ5Heu+o/qsO&#10;RgFvLmWcNPt19GX2/e9Pm7A+bJVaPs5vryA8zf4evrU/tYLnO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44xQAAANwAAAAPAAAAAAAAAAAAAAAAAJgCAABkcnMv&#10;ZG93bnJldi54bWxQSwUGAAAAAAQABAD1AAAAigMAAAAA&#10;" adj="19759" fillcolor="#5b9bd5 [3204]" strokecolor="#1f4d78 [1604]" strokeweight="1pt">
                  <v:textbox style="layout-flow:vertical;mso-layout-flow-alt:bottom-to-top">
                    <w:txbxContent>
                      <w:p w14:paraId="2791B072" w14:textId="53E67CB0" w:rsidR="00C82CA1" w:rsidRDefault="00C82CA1" w:rsidP="003B6F7A">
                        <w:pPr>
                          <w:jc w:val="center"/>
                        </w:pPr>
                      </w:p>
                    </w:txbxContent>
                  </v:textbox>
                </v:shape>
                <v:shape id="_x0000_s1036"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1FB68E0" w14:textId="28B4B809" w:rsidR="00C82CA1" w:rsidRPr="003B6F7A" w:rsidRDefault="00C82CA1">
                        <w:pPr>
                          <w:rPr>
                            <w:b/>
                          </w:rPr>
                        </w:pPr>
                        <w:r w:rsidRPr="003B6F7A">
                          <w:rPr>
                            <w:b/>
                          </w:rPr>
                          <w:t>SSH</w:t>
                        </w:r>
                      </w:p>
                    </w:txbxContent>
                  </v:textbox>
                </v:shape>
              </v:group>
            </w:pict>
          </mc:Fallback>
        </mc:AlternateContent>
      </w:r>
      <w:r w:rsidR="001F4F80" w:rsidRPr="00DD566B">
        <w:rPr>
          <w:noProof/>
          <w:lang w:eastAsia="es-MX"/>
        </w:rPr>
        <mc:AlternateContent>
          <mc:Choice Requires="wpg">
            <w:drawing>
              <wp:anchor distT="0" distB="0" distL="114300" distR="114300" simplePos="0" relativeHeight="251658275" behindDoc="0" locked="0" layoutInCell="1" allowOverlap="1" wp14:anchorId="32E57A0E" wp14:editId="145882F2">
                <wp:simplePos x="0" y="0"/>
                <wp:positionH relativeFrom="margin">
                  <wp:align>right</wp:align>
                </wp:positionH>
                <wp:positionV relativeFrom="paragraph">
                  <wp:posOffset>29315</wp:posOffset>
                </wp:positionV>
                <wp:extent cx="1194179" cy="1105468"/>
                <wp:effectExtent l="19050" t="19050" r="25400" b="19050"/>
                <wp:wrapNone/>
                <wp:docPr id="231" name="Grupo 231"/>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26" name="Elipse 22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7" name="Imagen 227" descr="Resultado de imagen para file log"/>
                          <pic:cNvPicPr>
                            <a:picLocks noChangeAspect="1"/>
                          </pic:cNvPicPr>
                        </pic:nvPicPr>
                        <pic:blipFill>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140" name="Imagen 14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6949" y="218364"/>
                            <a:ext cx="545465" cy="675640"/>
                          </a:xfrm>
                          <a:prstGeom prst="rect">
                            <a:avLst/>
                          </a:prstGeom>
                          <a:noFill/>
                          <a:ln>
                            <a:noFill/>
                          </a:ln>
                        </pic:spPr>
                      </pic:pic>
                    </wpg:wgp>
                  </a:graphicData>
                </a:graphic>
              </wp:anchor>
            </w:drawing>
          </mc:Choice>
          <mc:Fallback>
            <w:pict>
              <v:group w14:anchorId="1DB84EC2" id="Grupo 231" o:spid="_x0000_s1026" style="position:absolute;margin-left:42.85pt;margin-top:2.3pt;width:94.05pt;height:87.05pt;z-index:251658275;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">
                <v:oval id="Elipse 226"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DscA&#10;AADcAAAADwAAAGRycy9kb3ducmV2LnhtbESPT2vCQBTE74V+h+UJvTUb0yIluoottJUe/BNFr8/s&#10;MwnNvg3ZrUY/vSsUPA4z8xtmNOlMLY7Uusqygn4UgyDOra64ULBZfz6/gXAeWWNtmRScycFk/Pgw&#10;wlTbE6/omPlCBAi7FBWU3jeplC4vyaCLbEMcvINtDfog20LqFk8BbmqZxPFAGqw4LJTY0EdJ+W/2&#10;ZxR8LXCZvV/2851+3X4v4z7/vN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Psw7HAAAA3AAAAA8AAAAAAAAAAAAAAAAAmAIAAGRy&#10;cy9kb3ducmV2LnhtbFBLBQYAAAAABAAEAPUAAACMAwAAAAA=&#10;" filled="f" strokecolor="#1f4d78 [1604]" strokeweight="2.75pt">
                  <v:stroke joinstyle="miter"/>
                </v:oval>
                <v:shape id="Imagen 227"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m/fEAAAA3AAAAA8AAABkcnMvZG93bnJldi54bWxEj8FqwzAQRO+B/oPYQG+JHB+a4EYJwdDS&#10;HgqJ0w/YWlvbxLsylhorfx8VCj0OM/OG2e4j9+pKo++cGFgtM1AktbOdNAY+zy+LDSgfUCz2TsjA&#10;jTzsdw+zLRbWTXKiaxUalSDiCzTQhjAUWvu6JUa/dANJ8r7dyBiSHBttR5wSnHudZ9mTZuwkLbQ4&#10;UNlSfal+2ADFvuTqdNzoj6/3FQ+vU8nxYMzjPB6eQQWK4T/8136zBvJ8Db9n0hHQu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wm/fEAAAA3AAAAA8AAAAAAAAAAAAAAAAA&#10;nwIAAGRycy9kb3ducmV2LnhtbFBLBQYAAAAABAAEAPcAAACQAwAAAAA=&#10;">
                  <v:imagedata r:id="rId26" o:title="Resultado de imagen para file log" recolortarget="#314d1f [1449]"/>
                  <v:path arrowok="t"/>
                </v:shape>
                <v:shape id="Imagen 140" o:spid="_x0000_s1029" type="#_x0000_t75" style="position:absolute;left:1569;top:2183;width:5455;height: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DerEAAAA3AAAAA8AAABkcnMvZG93bnJldi54bWxEj8Fqw0AMRO+B/sOiQm/JOqaU4mZtQqCQ&#10;UAht6g8QXsV24tW63o3t/n10KPQmMaOZp00xu06NNITWs4H1KgFFXHnbcm2g/H5fvoIKEdli55kM&#10;/FKAIn9YbDCzfuIvGk+xVhLCIUMDTYx9pnWoGnIYVr4nFu3sB4dR1qHWdsBJwl2n0yR50Q5bloYG&#10;e9o1VF1PN2fgo95WP5eSZhx3fcTbcUoP6acxT4/z9g1UpDn+m/+u91bwnwVfnpEJd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0DerEAAAA3AAAAA8AAAAAAAAAAAAAAAAA&#10;nwIAAGRycy9kb3ducmV2LnhtbFBLBQYAAAAABAAEAPcAAACQAwAAAAA=&#10;">
                  <v:imagedata r:id="rId29" o:title=""/>
                  <v:path arrowok="t"/>
                </v:shape>
                <w10:wrap anchorx="margin"/>
              </v:group>
            </w:pict>
          </mc:Fallback>
        </mc:AlternateContent>
      </w:r>
      <w:r w:rsidR="001F4F80" w:rsidRPr="00DD566B">
        <w:rPr>
          <w:noProof/>
          <w:lang w:eastAsia="es-MX"/>
        </w:rPr>
        <mc:AlternateContent>
          <mc:Choice Requires="wpg">
            <w:drawing>
              <wp:anchor distT="0" distB="0" distL="114300" distR="114300" simplePos="0" relativeHeight="251658277" behindDoc="0" locked="0" layoutInCell="1" allowOverlap="1" wp14:anchorId="3F31C344" wp14:editId="22A44446">
                <wp:simplePos x="0" y="0"/>
                <wp:positionH relativeFrom="margin">
                  <wp:align>left</wp:align>
                </wp:positionH>
                <wp:positionV relativeFrom="paragraph">
                  <wp:posOffset>31940</wp:posOffset>
                </wp:positionV>
                <wp:extent cx="1194179" cy="1105468"/>
                <wp:effectExtent l="19050" t="19050" r="25400" b="19050"/>
                <wp:wrapNone/>
                <wp:docPr id="250" name="Grupo 250"/>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251"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255" name="Elipse 255"/>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B0DCD" id="Grupo 250" o:spid="_x0000_s1026" style="position:absolute;margin-left:0;margin-top:2.5pt;width:94.05pt;height:87.05pt;z-index:251658277;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A3zvGAAAA3AAAAA8AAABkcnMvZG93bnJldi54bWxEj0FrAjEUhO+C/yE8oRfRrIutsjWKWApe&#10;eqjtHrw9Nm83a5OXZZPq+u+bQqHHYWa+YTa7wVlxpT60nhUs5hkI4srrlhsFnx+vszWIEJE1Ws+k&#10;4E4BdtvxaIOF9jd+p+spNiJBOBSowMTYFVKGypDDMPcdcfJq3zuMSfaN1D3eEtxZmWfZk3TYclow&#10;2NHBUPV1+nYKzsv2cqmP03vpy5V8My92WedWqYfJsH8GEWmI/+G/9lEryB8X8HsmH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fO8YAAADcAAAADwAAAAAAAAAAAAAA&#10;AACfAgAAZHJzL2Rvd25yZXYueG1sUEsFBgAAAAAEAAQA9wAAAJIDAAAAAA==&#10;">
                  <v:imagedata r:id="rId23" o:title="Resultado de imagen"/>
                </v:shape>
                <v:oval id="Elipse 255"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eBMcA&#10;AADcAAAADwAAAGRycy9kb3ducmV2LnhtbESPT2vCQBTE70K/w/IKvZmNVoukrlKFtuLBP1Hq9Zl9&#10;JqHZtyG7auqn7xaEHoeZ+Q0znramEhdqXGlZQS+KQRBnVpecK9jv3rsjEM4ja6wsk4IfcjCdPHTG&#10;mGh75S1dUp+LAGGXoILC+zqR0mUFGXSRrYmDd7KNQR9kk0vd4DXATSX7cfwiDZYcFgqsaV5Q9p2e&#10;jYKPNW7S2e24OujB1+cm7vHy2R6Uenps315BeGr9f/jeXmgF/eEQ/s6EI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XgTHAAAA3AAAAA8AAAAAAAAAAAAAAAAAmAIAAGRy&#10;cy9kb3ducmV2LnhtbFBLBQYAAAAABAAEAPUAAACMAwAAAAA=&#10;" filled="f" strokecolor="#1f4d78 [1604]" strokeweight="2.75pt">
                  <v:stroke joinstyle="miter"/>
                </v:oval>
                <w10:wrap anchorx="margin"/>
              </v:group>
            </w:pict>
          </mc:Fallback>
        </mc:AlternateContent>
      </w:r>
    </w:p>
    <w:p w14:paraId="383A527F" w14:textId="6376820B" w:rsidR="00445BDB" w:rsidRPr="00DD566B" w:rsidRDefault="00445BDB" w:rsidP="00445BDB">
      <w:pPr>
        <w:jc w:val="both"/>
      </w:pPr>
    </w:p>
    <w:p w14:paraId="340B7919" w14:textId="4E14F69B" w:rsidR="001F4F80" w:rsidRPr="00DD566B" w:rsidRDefault="001F4F80" w:rsidP="00445BDB">
      <w:pPr>
        <w:jc w:val="both"/>
      </w:pPr>
    </w:p>
    <w:p w14:paraId="37318E99" w14:textId="4662FEDD" w:rsidR="001F4F80" w:rsidRPr="00DD566B" w:rsidRDefault="001F4F80" w:rsidP="001F4F80">
      <w:pPr>
        <w:jc w:val="center"/>
      </w:pPr>
    </w:p>
    <w:p w14:paraId="0338473F" w14:textId="686F886B" w:rsidR="001F4F80" w:rsidRPr="00DD566B" w:rsidRDefault="00904752" w:rsidP="00445BDB">
      <w:pPr>
        <w:jc w:val="both"/>
      </w:pPr>
      <w:r w:rsidRPr="00DD566B">
        <w:rPr>
          <w:noProof/>
          <w:lang w:eastAsia="es-MX"/>
        </w:rPr>
        <mc:AlternateContent>
          <mc:Choice Requires="wpg">
            <w:drawing>
              <wp:anchor distT="0" distB="0" distL="114300" distR="114300" simplePos="0" relativeHeight="251658281" behindDoc="0" locked="0" layoutInCell="1" allowOverlap="1" wp14:anchorId="0301B3F8" wp14:editId="12DBFA6A">
                <wp:simplePos x="0" y="0"/>
                <wp:positionH relativeFrom="column">
                  <wp:posOffset>5114328</wp:posOffset>
                </wp:positionH>
                <wp:positionV relativeFrom="paragraph">
                  <wp:posOffset>177402</wp:posOffset>
                </wp:positionV>
                <wp:extent cx="1194179" cy="1105468"/>
                <wp:effectExtent l="19050" t="19050" r="25400" b="19050"/>
                <wp:wrapNone/>
                <wp:docPr id="345" name="Grupo 34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g:grpSp>
                        <wpg:cNvPr id="337" name="Grupo 337"/>
                        <wpg:cNvGrpSpPr/>
                        <wpg:grpSpPr>
                          <a:xfrm>
                            <a:off x="0" y="0"/>
                            <a:ext cx="1194179" cy="1105468"/>
                            <a:chOff x="0" y="0"/>
                            <a:chExt cx="1194179" cy="1105468"/>
                          </a:xfrm>
                        </wpg:grpSpPr>
                        <pic:pic xmlns:pic="http://schemas.openxmlformats.org/drawingml/2006/picture">
                          <pic:nvPicPr>
                            <pic:cNvPr id="338"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9" name="Elipse 339"/>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0" name="Imagen 340" descr="Resultado de imagen para file log"/>
                          <pic:cNvPicPr>
                            <a:picLocks noChangeAspect="1"/>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30155" y="170597"/>
                            <a:ext cx="353695" cy="353695"/>
                          </a:xfrm>
                          <a:prstGeom prst="rect">
                            <a:avLst/>
                          </a:prstGeom>
                          <a:noFill/>
                          <a:ln>
                            <a:noFill/>
                          </a:ln>
                        </pic:spPr>
                      </pic:pic>
                    </wpg:wgp>
                  </a:graphicData>
                </a:graphic>
              </wp:anchor>
            </w:drawing>
          </mc:Choice>
          <mc:Fallback>
            <w:pict>
              <v:group w14:anchorId="3004C6D2" id="Grupo 345" o:spid="_x0000_s1026" style="position:absolute;margin-left:402.7pt;margin-top:13.95pt;width:94.05pt;height:87.05pt;z-index:251658281"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">
                <v:group id="Grupo 337" o:spid="_x0000_s1027" style="position:absolute;width:11941;height:11054" coordsize="11941,1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Imagen 4" o:spid="_x0000_s1028"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nJvDAAAA3AAAAA8AAABkcnMvZG93bnJldi54bWxET8tqAjEU3Rf8h3AFN0UzPlAZjSKVgpsu&#10;6mPh7jK5MxlNboZJquPfN4tCl4fzXm87Z8WD2lB7VjAeZSCIC69rrhScT5/DJYgQkTVaz6TgRQG2&#10;m97bGnPtn/xNj2OsRArhkKMCE2OTSxkKQw7DyDfEiSt96zAm2FZSt/hM4c7KSZbNpcOaU4PBhj4M&#10;Fffjj1NwndW3W3l4f138ZSG/zN7OyolVatDvdisQkbr4L/5zH7SC6TStTW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Scm8MAAADcAAAADwAAAAAAAAAAAAAAAACf&#10;AgAAZHJzL2Rvd25yZXYueG1sUEsFBgAAAAAEAAQA9wAAAI8DAAAAAA==&#10;">
                    <v:imagedata r:id="rId23" o:title="Resultado de imagen"/>
                  </v:shape>
                  <v:oval id="Elipse 339" o:spid="_x0000_s1029"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PMYA&#10;AADcAAAADwAAAGRycy9kb3ducmV2LnhtbESPQWvCQBSE7wX/w/KE3upGU0Sjq6hQW3pQG0u9PrPP&#10;JJh9G7Krpv313YLQ4zAz3zDTeWsqcaXGlZYV9HsRCOLM6pJzBZ/7l6cRCOeRNVaWScE3OZjPOg9T&#10;TLS98QddU5+LAGGXoILC+zqR0mUFGXQ9WxMH72Qbgz7IJpe6wVuAm0oOomgoDZYcFgqsaVVQdk4v&#10;RsF6i7t0+XPcHPTz1+su6vN7bA9KPXbbxQSEp9b/h+/tN60gj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i+PMYAAADcAAAADwAAAAAAAAAAAAAAAACYAgAAZHJz&#10;L2Rvd25yZXYueG1sUEsFBgAAAAAEAAQA9QAAAIsDAAAAAA==&#10;" filled="f" strokecolor="#1f4d78 [1604]" strokeweight="2.75pt">
                    <v:stroke joinstyle="miter"/>
                  </v:oval>
                </v:group>
                <v:shape id="Imagen 340" o:spid="_x0000_s1030" type="#_x0000_t75" alt="Resultado de imagen para file log" style="position:absolute;left:7301;top:1705;width:3537;height:3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obV7CAAAA3AAAAA8AAABkcnMvZG93bnJldi54bWxET8lqwzAQvRfyD2ICuZRG7kIanCihFLL0&#10;VGz3AybW1HZtjYylePn76hDI8fH27X40jeipc5VlBc/LCARxbnXFhYKf7PC0BuE8ssbGMimYyMF+&#10;N3vYYqztwAn1qS9ECGEXo4LS+zaW0uUlGXRL2xIH7td2Bn2AXSF1h0MIN418iaKVNFhxaCixpc+S&#10;8jq9GgVfydTXf2uqTjW+Z5dVIo+Hx2+lFvPxYwPC0+jv4pv7rBW8voX54Uw4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G1ewgAAANwAAAAPAAAAAAAAAAAAAAAAAJ8C&#10;AABkcnMvZG93bnJldi54bWxQSwUGAAAAAAQABAD3AAAAjgMAAAAA&#10;">
                  <v:imagedata r:id="rId26" o:title="Resultado de imagen para file log" recolortarget="#725500 [1447]"/>
                  <v:path arrowok="t"/>
                </v:shape>
              </v:group>
            </w:pict>
          </mc:Fallback>
        </mc:AlternateContent>
      </w:r>
      <w:r w:rsidRPr="00DD566B">
        <w:rPr>
          <w:noProof/>
          <w:lang w:eastAsia="es-MX"/>
        </w:rPr>
        <mc:AlternateContent>
          <mc:Choice Requires="wpg">
            <w:drawing>
              <wp:anchor distT="0" distB="0" distL="114300" distR="114300" simplePos="0" relativeHeight="251658280" behindDoc="0" locked="0" layoutInCell="1" allowOverlap="1" wp14:anchorId="6D77336F" wp14:editId="1C2264D7">
                <wp:simplePos x="0" y="0"/>
                <wp:positionH relativeFrom="margin">
                  <wp:align>left</wp:align>
                </wp:positionH>
                <wp:positionV relativeFrom="paragraph">
                  <wp:posOffset>172645</wp:posOffset>
                </wp:positionV>
                <wp:extent cx="1194179" cy="1105468"/>
                <wp:effectExtent l="19050" t="19050" r="25400" b="19050"/>
                <wp:wrapNone/>
                <wp:docPr id="334" name="Grupo 334"/>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335"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6" name="Elipse 33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864D87" id="Grupo 334" o:spid="_x0000_s1026" style="position:absolute;margin-left:0;margin-top:13.6pt;width:94.05pt;height:87.05pt;z-index:251658280;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hSvjOTUEAADTCQAA&#10;DgAAAAAAAAAAAAAAAAA6AgAAZHJzL2Uyb0RvYy54bWxQSwECLQAUAAYACAAAACEAqiYOvrwAAAAh&#10;AQAAGQAAAAAAAAAAAAAAAACbBgAAZHJzL19yZWxzL2Uyb0RvYy54bWwucmVsc1BLAQItABQABgAI&#10;AAAAIQCxTgJb3QAAAAc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MwXGAAAA3AAAAA8AAABkcnMvZG93bnJldi54bWxEj0FrAjEUhO8F/0N4Qi+i2aq1ZTVKaSl4&#10;6cGtHrw9Nm83q8nLskl1/fdNQehxmJlvmNWmd1ZcqAuNZwVPkwwEcel1w7WC/ffn+BVEiMgarWdS&#10;cKMAm/XgYYW59lfe0aWItUgQDjkqMDG2uZShNOQwTHxLnLzKdw5jkl0tdYfXBHdWTrNsIR02nBYM&#10;tvRuqDwXP07Bcd6cTtV2dDv4w4v8Mh92Xk2tUo/D/m0JIlIf/8P39lYrmM2e4e9MO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UzBcYAAADcAAAADwAAAAAAAAAAAAAA&#10;AACfAgAAZHJzL2Rvd25yZXYueG1sUEsFBgAAAAAEAAQA9wAAAJIDAAAAAA==&#10;">
                  <v:imagedata r:id="rId23" o:title="Resultado de imagen"/>
                </v:shape>
                <v:oval id="Elipse 33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TscA&#10;AADcAAAADwAAAGRycy9kb3ducmV2LnhtbESPT2vCQBTE74V+h+UJvTUbmyIluoottJUe/BNFr8/s&#10;MwnNvg3ZrUY/vSsUPA4z8xtmNOlMLY7Uusqygn4UgyDOra64ULBZfz6/gXAeWWNtmRScycFk/Pgw&#10;wlTbE6/omPlCBAi7FBWU3jeplC4vyaCLbEMcvINtDfog20LqFk8Bbmr5EscDabDisFBiQx8l5b/Z&#10;n1HwtcBl9n7Zz3f6dfu9jPv8k9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3Kk7HAAAA3AAAAA8AAAAAAAAAAAAAAAAAmAIAAGRy&#10;cy9kb3ducmV2LnhtbFBLBQYAAAAABAAEAPUAAACMAwAAAAA=&#10;" filled="f" strokecolor="#1f4d78 [1604]" strokeweight="2.75pt">
                  <v:stroke joinstyle="miter"/>
                </v:oval>
                <w10:wrap anchorx="margin"/>
              </v:group>
            </w:pict>
          </mc:Fallback>
        </mc:AlternateContent>
      </w:r>
    </w:p>
    <w:p w14:paraId="2111F030" w14:textId="1819E6FF" w:rsidR="001F4F80" w:rsidRPr="00DD566B" w:rsidRDefault="00904752" w:rsidP="00445BDB">
      <w:pPr>
        <w:jc w:val="both"/>
      </w:pPr>
      <w:r w:rsidRPr="00DD566B">
        <w:rPr>
          <w:noProof/>
          <w:lang w:eastAsia="es-MX"/>
        </w:rPr>
        <mc:AlternateContent>
          <mc:Choice Requires="wpg">
            <w:drawing>
              <wp:anchor distT="0" distB="0" distL="114300" distR="114300" simplePos="0" relativeHeight="251658282" behindDoc="0" locked="0" layoutInCell="1" allowOverlap="1" wp14:anchorId="3A3B562E" wp14:editId="6E8345A6">
                <wp:simplePos x="0" y="0"/>
                <wp:positionH relativeFrom="margin">
                  <wp:posOffset>1235236</wp:posOffset>
                </wp:positionH>
                <wp:positionV relativeFrom="paragraph">
                  <wp:posOffset>132080</wp:posOffset>
                </wp:positionV>
                <wp:extent cx="3856420" cy="657209"/>
                <wp:effectExtent l="0" t="19050" r="29845" b="29210"/>
                <wp:wrapNone/>
                <wp:docPr id="341" name="Grupo 341"/>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42" name="Flecha abajo 34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57BA6" w14:textId="77777777" w:rsidR="00C82CA1" w:rsidRDefault="00C82CA1" w:rsidP="00904752">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3"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FB05FEA" w14:textId="77777777" w:rsidR="00C82CA1" w:rsidRPr="003B6F7A" w:rsidRDefault="00C82CA1" w:rsidP="00904752">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3A3B562E" id="Grupo 341" o:spid="_x0000_s1037" style="position:absolute;left:0;text-align:left;margin-left:97.25pt;margin-top:10.4pt;width:303.65pt;height:51.75pt;z-index:251658282;mso-position-horizontal-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">
                <v:shape id="Flecha abajo 342" o:spid="_x0000_s1038"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bmMQA&#10;AADcAAAADwAAAGRycy9kb3ducmV2LnhtbESPT4vCMBTE7wt+h/AEbza1ipSuURZFEPTiH5C9PZtn&#10;W7Z5KU3U6qc3Cwt7HGbmN8xs0Zla3Kl1lWUFoygGQZxbXXGh4HRcD1MQziNrrC2Tgic5WMx7HzPM&#10;tH3wnu4HX4gAYZehgtL7JpPS5SUZdJFtiIN3ta1BH2RbSN3iI8BNLZM4nkqDFYeFEhtalpT/HG5G&#10;Aa9e+yS9Xkbx1lyq73ORsr7tlBr0u69PEJ46/x/+a2+0gvEkgd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G5jEAAAA3AAAAA8AAAAAAAAAAAAAAAAAmAIAAGRycy9k&#10;b3ducmV2LnhtbFBLBQYAAAAABAAEAPUAAACJAwAAAAA=&#10;" adj="19759" fillcolor="#5b9bd5 [3204]" strokecolor="#1f4d78 [1604]" strokeweight="1pt">
                  <v:textbox style="layout-flow:vertical;mso-layout-flow-alt:bottom-to-top">
                    <w:txbxContent>
                      <w:p w14:paraId="31057BA6" w14:textId="77777777" w:rsidR="00C82CA1" w:rsidRDefault="00C82CA1" w:rsidP="00904752">
                        <w:pPr>
                          <w:jc w:val="center"/>
                        </w:pPr>
                      </w:p>
                    </w:txbxContent>
                  </v:textbox>
                </v:shape>
                <v:shape id="_x0000_s1039"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5FB05FEA" w14:textId="77777777" w:rsidR="00C82CA1" w:rsidRPr="003B6F7A" w:rsidRDefault="00C82CA1" w:rsidP="00904752">
                        <w:pPr>
                          <w:rPr>
                            <w:b/>
                          </w:rPr>
                        </w:pPr>
                        <w:r w:rsidRPr="003B6F7A">
                          <w:rPr>
                            <w:b/>
                          </w:rPr>
                          <w:t>SSH</w:t>
                        </w:r>
                      </w:p>
                    </w:txbxContent>
                  </v:textbox>
                </v:shape>
                <w10:wrap anchorx="margin"/>
              </v:group>
            </w:pict>
          </mc:Fallback>
        </mc:AlternateContent>
      </w:r>
    </w:p>
    <w:p w14:paraId="48383309" w14:textId="77777777" w:rsidR="001F4F80" w:rsidRPr="00DD566B" w:rsidRDefault="001F4F80" w:rsidP="00445BDB">
      <w:pPr>
        <w:jc w:val="both"/>
      </w:pPr>
    </w:p>
    <w:p w14:paraId="307BB69E" w14:textId="74C7218B" w:rsidR="00445BDB" w:rsidRPr="00DD566B" w:rsidRDefault="00445BDB" w:rsidP="00445BDB">
      <w:pPr>
        <w:jc w:val="both"/>
      </w:pPr>
    </w:p>
    <w:p w14:paraId="2D3086FA" w14:textId="07F0FDD4" w:rsidR="00445BDB" w:rsidRPr="00DD566B" w:rsidRDefault="00445BDB" w:rsidP="00445BDB">
      <w:pPr>
        <w:pStyle w:val="Prrafodelista"/>
        <w:jc w:val="both"/>
      </w:pPr>
    </w:p>
    <w:p w14:paraId="46780B4A" w14:textId="77777777" w:rsidR="00904752" w:rsidRPr="00DD566B" w:rsidRDefault="00904752" w:rsidP="00445BDB">
      <w:pPr>
        <w:pStyle w:val="Prrafodelista"/>
        <w:jc w:val="both"/>
      </w:pPr>
    </w:p>
    <w:p w14:paraId="163A853C" w14:textId="77777777" w:rsidR="00904752" w:rsidRPr="00DD566B" w:rsidRDefault="00904752" w:rsidP="00445BDB">
      <w:pPr>
        <w:pStyle w:val="Prrafodelista"/>
        <w:jc w:val="both"/>
      </w:pPr>
    </w:p>
    <w:p w14:paraId="5E15FB14" w14:textId="77777777" w:rsidR="00904752" w:rsidRPr="00DD566B" w:rsidRDefault="00904752" w:rsidP="00445BDB">
      <w:pPr>
        <w:pStyle w:val="Prrafodelista"/>
        <w:jc w:val="both"/>
      </w:pPr>
    </w:p>
    <w:p w14:paraId="3E699F54" w14:textId="77777777" w:rsidR="00904752" w:rsidRPr="00DD566B" w:rsidRDefault="00904752" w:rsidP="00445BDB">
      <w:pPr>
        <w:pStyle w:val="Prrafodelista"/>
        <w:jc w:val="both"/>
      </w:pPr>
    </w:p>
    <w:p w14:paraId="751227F6" w14:textId="77777777" w:rsidR="00904752" w:rsidRPr="00DD566B" w:rsidRDefault="00904752" w:rsidP="00445BDB">
      <w:pPr>
        <w:pStyle w:val="Prrafodelista"/>
        <w:jc w:val="both"/>
      </w:pPr>
    </w:p>
    <w:p w14:paraId="54940F63" w14:textId="1D7CA56E" w:rsidR="00904752" w:rsidRPr="00DD566B" w:rsidRDefault="00904752">
      <w:r w:rsidRPr="00DD566B">
        <w:br w:type="page"/>
      </w:r>
    </w:p>
    <w:p w14:paraId="78DE7874" w14:textId="5F5659C9" w:rsidR="007B2031" w:rsidRPr="00DD566B" w:rsidRDefault="0019292F" w:rsidP="007B2031">
      <w:pPr>
        <w:pStyle w:val="Prrafodelista"/>
        <w:numPr>
          <w:ilvl w:val="0"/>
          <w:numId w:val="1"/>
        </w:numPr>
        <w:jc w:val="both"/>
      </w:pPr>
      <w:r w:rsidRPr="00DD566B">
        <w:lastRenderedPageBreak/>
        <w:t>Transcurren 30 segundos para esperar que existan nuevas líneas en las bitácoras.</w:t>
      </w:r>
    </w:p>
    <w:p w14:paraId="3F188E45" w14:textId="458EDD04" w:rsidR="007B2031" w:rsidRPr="00DD566B" w:rsidRDefault="007B2031" w:rsidP="007B2031">
      <w:pPr>
        <w:pStyle w:val="Prrafodelista"/>
        <w:numPr>
          <w:ilvl w:val="0"/>
          <w:numId w:val="1"/>
        </w:numPr>
        <w:jc w:val="both"/>
      </w:pPr>
      <w:r w:rsidRPr="00DD566B">
        <w:t xml:space="preserve">Después de haber transcurrido ese lapso de tiempo se vuelve a consultar el número de líneas que tiene </w:t>
      </w:r>
      <w:del w:id="21" w:author="g g" w:date="2016-11-04T21:47:00Z">
        <w:r w:rsidRPr="00DD566B" w:rsidDel="009022C3">
          <w:delText>el log</w:delText>
        </w:r>
      </w:del>
      <w:ins w:id="22" w:author="g g" w:date="2016-11-04T21:47:00Z">
        <w:r w:rsidR="009022C3" w:rsidRPr="00DD566B">
          <w:t>la bitácora</w:t>
        </w:r>
      </w:ins>
      <w:r w:rsidRPr="00DD566B">
        <w:t xml:space="preserve"> anterior. </w:t>
      </w:r>
    </w:p>
    <w:p w14:paraId="4F102E06" w14:textId="176214C3" w:rsidR="007B2031" w:rsidRPr="00DD566B" w:rsidRDefault="007B2031" w:rsidP="007B2031">
      <w:pPr>
        <w:pStyle w:val="Prrafodelista"/>
        <w:numPr>
          <w:ilvl w:val="0"/>
          <w:numId w:val="1"/>
        </w:numPr>
        <w:jc w:val="both"/>
      </w:pPr>
      <w:r w:rsidRPr="00DD566B">
        <w:t>Si hay un aumento en la cantidad de líneas que se realizó en el paso 1 con el paso 3</w:t>
      </w:r>
      <w:r w:rsidR="00CD0C93" w:rsidRPr="00DD566B">
        <w:t>,</w:t>
      </w:r>
      <w:r w:rsidRPr="00DD566B">
        <w:t xml:space="preserve"> </w:t>
      </w:r>
      <w:r w:rsidR="00CD0C93" w:rsidRPr="00DD566B">
        <w:t xml:space="preserve">se </w:t>
      </w:r>
      <w:r w:rsidRPr="00DD566B">
        <w:t xml:space="preserve">extraen las líneas </w:t>
      </w:r>
      <w:r w:rsidR="003E66AC" w:rsidRPr="00DD566B">
        <w:t xml:space="preserve">que esté dentro del rango, ejemplo: Si en el paso 1 habían 1000 líneas y en el paso 3 fueron 1,500 líneas se obtiene </w:t>
      </w:r>
      <w:del w:id="23" w:author="g g" w:date="2016-11-04T21:47:00Z">
        <w:r w:rsidR="003E66AC" w:rsidRPr="00DD566B" w:rsidDel="009022C3">
          <w:delText>el log</w:delText>
        </w:r>
      </w:del>
      <w:ins w:id="24" w:author="g g" w:date="2016-11-04T21:47:00Z">
        <w:r w:rsidR="009022C3" w:rsidRPr="00DD566B">
          <w:t>la bitácora</w:t>
        </w:r>
      </w:ins>
      <w:r w:rsidR="003E66AC" w:rsidRPr="00DD566B">
        <w:t xml:space="preserve"> a partir de la línea número 1000 hasta la 1,500</w:t>
      </w:r>
    </w:p>
    <w:p w14:paraId="0059A700" w14:textId="01A47207" w:rsidR="00904752" w:rsidRPr="00DD566B" w:rsidRDefault="003E66AC" w:rsidP="007B2031">
      <w:pPr>
        <w:pStyle w:val="Prrafodelista"/>
        <w:numPr>
          <w:ilvl w:val="0"/>
          <w:numId w:val="1"/>
        </w:numPr>
        <w:jc w:val="both"/>
      </w:pPr>
      <w:r w:rsidRPr="00DD566B">
        <w:t xml:space="preserve">La salida es redirigida a un archivo de texto plano que se aloja en el servidor WAF.  </w:t>
      </w:r>
    </w:p>
    <w:p w14:paraId="64314026" w14:textId="5C3360DE" w:rsidR="00523AFC" w:rsidRPr="00DD566B" w:rsidRDefault="00523AFC" w:rsidP="007B2031">
      <w:pPr>
        <w:pStyle w:val="Prrafodelista"/>
        <w:numPr>
          <w:ilvl w:val="0"/>
          <w:numId w:val="1"/>
        </w:numPr>
        <w:jc w:val="both"/>
      </w:pPr>
      <w:r w:rsidRPr="00DD566B">
        <w:t xml:space="preserve">Finalmente se cambia el formato </w:t>
      </w:r>
      <w:r w:rsidR="007E5F13" w:rsidRPr="00DD566B">
        <w:t>de todos las bitácoras, por ejemplo:</w:t>
      </w:r>
    </w:p>
    <w:p w14:paraId="3692A4E8" w14:textId="5D4F9B5D" w:rsidR="007E5F13" w:rsidRPr="00DD566B" w:rsidRDefault="007E5F13" w:rsidP="007E5F13">
      <w:pPr>
        <w:jc w:val="both"/>
      </w:pPr>
      <w:r w:rsidRPr="00DD566B">
        <w:rPr>
          <w:noProof/>
          <w:lang w:eastAsia="es-MX"/>
        </w:rPr>
        <mc:AlternateContent>
          <mc:Choice Requires="wps">
            <w:drawing>
              <wp:anchor distT="45720" distB="45720" distL="114300" distR="114300" simplePos="0" relativeHeight="251658286" behindDoc="0" locked="0" layoutInCell="1" allowOverlap="1" wp14:anchorId="05D09822" wp14:editId="3D13DE53">
                <wp:simplePos x="0" y="0"/>
                <wp:positionH relativeFrom="margin">
                  <wp:align>right</wp:align>
                </wp:positionH>
                <wp:positionV relativeFrom="paragraph">
                  <wp:posOffset>290195</wp:posOffset>
                </wp:positionV>
                <wp:extent cx="6304915" cy="654685"/>
                <wp:effectExtent l="0" t="0" r="19685" b="12065"/>
                <wp:wrapSquare wrapText="bothSides"/>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468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4E17DA9" w14:textId="4BABC280" w:rsidR="00C82CA1" w:rsidRDefault="00C82CA1" w:rsidP="007E5F13">
                            <w:pPr>
                              <w:jc w:val="both"/>
                            </w:pPr>
                            <w:r w:rsidRPr="007E5F13">
                              <w:t>192.168.35.129 - - [25/Oct/2016:03:54:11 -0500] "GET /ejemplo.php?name=diego%3Cscript%3Ealert(%22XSS%22)%3C/script%3E HTTP/1.1" 200 332 "-" "Mozilla/5.0 (Windows NT 6.3; WOW64; rv:49.0) Gecko/20100101 Firefox/49.0"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09822" id="Cuadro de texto 2" o:spid="_x0000_s1040" type="#_x0000_t202" style="position:absolute;left:0;text-align:left;margin-left:445.25pt;margin-top:22.85pt;width:496.45pt;height:51.55pt;z-index:25165828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" fillcolor="#f3a875 [2165]" strokecolor="#ed7d31 [3205]" strokeweight=".5pt">
                <v:fill color2="#f09558 [2613]" rotate="t" colors="0 #f7bda4;.5 #f5b195;1 #f8a581" focus="100%" type="gradient">
                  <o:fill v:ext="view" type="gradientUnscaled"/>
                </v:fill>
                <v:textbox>
                  <w:txbxContent>
                    <w:p w14:paraId="54E17DA9" w14:textId="4BABC280" w:rsidR="00C82CA1" w:rsidRDefault="00C82CA1" w:rsidP="007E5F13">
                      <w:pPr>
                        <w:jc w:val="both"/>
                      </w:pPr>
                      <w:r w:rsidRPr="007E5F13">
                        <w:t>192.168.35.129 - - [25/Oct/2016:03:54:11 -0500] "GET /ejemplo.php?name=diego%3Cscript%3Ealert(%22XSS%22)%3C/script%3E HTTP/1.1" 200 332 "-" "Mozilla/5.0 (Windows NT 6.3; WOW64; rv:49.0) Gecko/20100101 Firefox/49.0"</w:t>
                      </w:r>
                    </w:p>
                  </w:txbxContent>
                </v:textbox>
                <w10:wrap type="square" anchorx="margin"/>
              </v:shape>
            </w:pict>
          </mc:Fallback>
        </mc:AlternateContent>
      </w:r>
      <w:r w:rsidRPr="00DD566B">
        <w:t>Formato original del archivo access.log:</w:t>
      </w:r>
    </w:p>
    <w:p w14:paraId="7C5ACF63" w14:textId="18E7F636" w:rsidR="007E5F13" w:rsidRPr="00DD566B" w:rsidRDefault="007E5F13" w:rsidP="007E5F13">
      <w:pPr>
        <w:jc w:val="both"/>
      </w:pPr>
    </w:p>
    <w:p w14:paraId="189411C4" w14:textId="60DCB053" w:rsidR="007E5F13" w:rsidRPr="00DD566B" w:rsidRDefault="007E5F13" w:rsidP="007E5F13">
      <w:pPr>
        <w:jc w:val="both"/>
      </w:pPr>
      <w:r w:rsidRPr="00DD566B">
        <w:rPr>
          <w:noProof/>
          <w:lang w:eastAsia="es-MX"/>
        </w:rPr>
        <mc:AlternateContent>
          <mc:Choice Requires="wps">
            <w:drawing>
              <wp:anchor distT="45720" distB="45720" distL="114300" distR="114300" simplePos="0" relativeHeight="251658287" behindDoc="0" locked="0" layoutInCell="1" allowOverlap="1" wp14:anchorId="2C7E72FA" wp14:editId="3E44FB15">
                <wp:simplePos x="0" y="0"/>
                <wp:positionH relativeFrom="margin">
                  <wp:align>right</wp:align>
                </wp:positionH>
                <wp:positionV relativeFrom="paragraph">
                  <wp:posOffset>469265</wp:posOffset>
                </wp:positionV>
                <wp:extent cx="6311265" cy="668655"/>
                <wp:effectExtent l="0" t="0" r="13335" b="17145"/>
                <wp:wrapSquare wrapText="bothSides"/>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668741"/>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91593A6" w14:textId="2052AB72" w:rsidR="00C82CA1" w:rsidRDefault="00C82CA1"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C82CA1" w:rsidRDefault="00C82C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72FA" id="_x0000_s1041" type="#_x0000_t202" style="position:absolute;left:0;text-align:left;margin-left:445.75pt;margin-top:36.95pt;width:496.95pt;height:52.65pt;z-index:25165828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" fillcolor="#91bce3 [2164]" strokecolor="#5b9bd5 [3204]" strokeweight=".5pt">
                <v:fill color2="#7aaddd [2612]" rotate="t" colors="0 #b1cbe9;.5 #a3c1e5;1 #92b9e4" focus="100%" type="gradient">
                  <o:fill v:ext="view" type="gradientUnscaled"/>
                </v:fill>
                <v:textbox>
                  <w:txbxContent>
                    <w:p w14:paraId="791593A6" w14:textId="2052AB72" w:rsidR="00C82CA1" w:rsidRDefault="00C82CA1"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C82CA1" w:rsidRDefault="00C82CA1"/>
                  </w:txbxContent>
                </v:textbox>
                <w10:wrap type="square" anchorx="margin"/>
              </v:shape>
            </w:pict>
          </mc:Fallback>
        </mc:AlternateContent>
      </w:r>
      <w:r w:rsidRPr="00DD566B">
        <w:t>Formato modificado del archivo access.log:</w:t>
      </w:r>
    </w:p>
    <w:p w14:paraId="7345224A" w14:textId="5816B96A" w:rsidR="00904752" w:rsidRPr="00DD566B" w:rsidRDefault="00904752"/>
    <w:p w14:paraId="5D797C14" w14:textId="7B1B7FA0" w:rsidR="00324847" w:rsidRPr="00DD566B" w:rsidRDefault="007E5F13" w:rsidP="007E70DC">
      <w:pPr>
        <w:spacing w:after="0" w:line="240" w:lineRule="auto"/>
        <w:ind w:firstLine="709"/>
        <w:rPr>
          <w:rFonts w:eastAsiaTheme="majorEastAsia" w:cstheme="majorBidi"/>
          <w:vanish/>
          <w:color w:val="2E74B5" w:themeColor="accent1" w:themeShade="BF"/>
          <w:sz w:val="26"/>
          <w:szCs w:val="26"/>
        </w:rPr>
      </w:pPr>
      <w:r w:rsidRPr="00DD566B">
        <w:t>Como se aprecia en el formato modificado, se agrega el separador &lt;--&gt;</w:t>
      </w:r>
      <w:r w:rsidR="00AB1198" w:rsidRPr="00DD566B">
        <w:t xml:space="preserve"> debido a que es más fácil de analizar el archivo, en la sección de análisis se detalla la lectura de este archivo con el formato modificado.</w:t>
      </w:r>
      <w:bookmarkStart w:id="25" w:name="_Toc465643201"/>
      <w:bookmarkStart w:id="26" w:name="_Toc465643320"/>
      <w:bookmarkStart w:id="27" w:name="_Toc465645249"/>
      <w:bookmarkStart w:id="28" w:name="_Toc465687325"/>
      <w:bookmarkStart w:id="29" w:name="_Toc465688248"/>
      <w:bookmarkStart w:id="30" w:name="_Toc465688601"/>
      <w:bookmarkStart w:id="31" w:name="_Toc465691390"/>
      <w:bookmarkStart w:id="32" w:name="_Toc465866957"/>
      <w:bookmarkStart w:id="33" w:name="_Toc466216943"/>
      <w:bookmarkStart w:id="34" w:name="_Toc466220858"/>
      <w:bookmarkStart w:id="35" w:name="_Toc466227607"/>
      <w:bookmarkStart w:id="36" w:name="_Toc466236422"/>
      <w:bookmarkEnd w:id="25"/>
      <w:bookmarkEnd w:id="26"/>
      <w:bookmarkEnd w:id="27"/>
      <w:bookmarkEnd w:id="28"/>
      <w:bookmarkEnd w:id="29"/>
      <w:bookmarkEnd w:id="30"/>
      <w:bookmarkEnd w:id="31"/>
      <w:bookmarkEnd w:id="32"/>
      <w:bookmarkEnd w:id="33"/>
      <w:bookmarkEnd w:id="34"/>
      <w:bookmarkEnd w:id="35"/>
      <w:bookmarkEnd w:id="36"/>
    </w:p>
    <w:p w14:paraId="2E67BEE1" w14:textId="2CF30816" w:rsidR="00E555F3" w:rsidRPr="00DD566B" w:rsidRDefault="00E555F3" w:rsidP="002D58CD">
      <w:bookmarkStart w:id="37" w:name="_Toc465643202"/>
      <w:bookmarkStart w:id="38" w:name="_Toc465643321"/>
      <w:bookmarkStart w:id="39" w:name="_Toc465645250"/>
      <w:bookmarkStart w:id="40" w:name="_Toc465687326"/>
      <w:bookmarkStart w:id="41" w:name="_Toc465688249"/>
      <w:bookmarkStart w:id="42" w:name="_Toc465688602"/>
      <w:bookmarkStart w:id="43" w:name="_Toc465691391"/>
      <w:bookmarkStart w:id="44" w:name="_Toc465866958"/>
      <w:bookmarkStart w:id="45" w:name="_Toc466216944"/>
      <w:bookmarkStart w:id="46" w:name="_Toc466220859"/>
      <w:bookmarkStart w:id="47" w:name="_Toc466227608"/>
      <w:bookmarkStart w:id="48" w:name="_Toc466236423"/>
      <w:bookmarkStart w:id="49" w:name="_Toc466374789"/>
      <w:bookmarkStart w:id="50" w:name="_Toc466375101"/>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DD566B">
        <w:br w:type="page"/>
      </w:r>
    </w:p>
    <w:p w14:paraId="5878CC0F" w14:textId="697DEEC8" w:rsidR="00C31ED5" w:rsidRPr="00A43832" w:rsidRDefault="009E2835" w:rsidP="001C7C49">
      <w:pPr>
        <w:pStyle w:val="Ttulo1"/>
        <w:numPr>
          <w:ilvl w:val="0"/>
          <w:numId w:val="12"/>
        </w:numPr>
        <w:pBdr>
          <w:bottom w:val="single" w:sz="4" w:space="1" w:color="auto"/>
        </w:pBdr>
        <w:jc w:val="center"/>
        <w:rPr>
          <w:rFonts w:asciiTheme="minorHAnsi" w:hAnsiTheme="minorHAnsi"/>
          <w:b/>
          <w:color w:val="auto"/>
          <w:sz w:val="28"/>
          <w:szCs w:val="28"/>
        </w:rPr>
      </w:pPr>
      <w:bookmarkStart w:id="51" w:name="_Toc466500329"/>
      <w:r w:rsidRPr="00A43832">
        <w:rPr>
          <w:rFonts w:asciiTheme="minorHAnsi" w:hAnsiTheme="minorHAnsi"/>
          <w:b/>
          <w:color w:val="auto"/>
          <w:sz w:val="28"/>
        </w:rPr>
        <w:lastRenderedPageBreak/>
        <w:t xml:space="preserve">Análisis de </w:t>
      </w:r>
      <w:r w:rsidR="001F63E5" w:rsidRPr="00A43832">
        <w:rPr>
          <w:rFonts w:asciiTheme="minorHAnsi" w:hAnsiTheme="minorHAnsi"/>
          <w:b/>
          <w:color w:val="auto"/>
          <w:sz w:val="28"/>
        </w:rPr>
        <w:t>bitácoras</w:t>
      </w:r>
      <w:r w:rsidR="00324847" w:rsidRPr="00A43832">
        <w:rPr>
          <w:rFonts w:asciiTheme="minorHAnsi" w:hAnsiTheme="minorHAnsi"/>
          <w:b/>
          <w:color w:val="auto"/>
          <w:sz w:val="28"/>
        </w:rPr>
        <w:t xml:space="preserve"> de Apache y </w:t>
      </w:r>
      <w:ins w:id="52" w:author="g g" w:date="2016-11-04T21:38:00Z">
        <w:r w:rsidR="003C2485" w:rsidRPr="00A43832">
          <w:rPr>
            <w:rFonts w:asciiTheme="minorHAnsi" w:hAnsiTheme="minorHAnsi"/>
            <w:b/>
            <w:color w:val="auto"/>
            <w:sz w:val="28"/>
          </w:rPr>
          <w:t>PostgreSQL</w:t>
        </w:r>
      </w:ins>
      <w:bookmarkEnd w:id="51"/>
      <w:del w:id="53" w:author="g g" w:date="2016-11-04T21:38:00Z">
        <w:r w:rsidR="00324847" w:rsidRPr="00A43832" w:rsidDel="003C2485">
          <w:rPr>
            <w:rFonts w:asciiTheme="minorHAnsi" w:hAnsiTheme="minorHAnsi"/>
            <w:b/>
            <w:color w:val="auto"/>
            <w:sz w:val="28"/>
          </w:rPr>
          <w:delText>Postgr</w:delText>
        </w:r>
      </w:del>
    </w:p>
    <w:p w14:paraId="2D392D92" w14:textId="77777777" w:rsidR="00C31ED5" w:rsidRPr="00DD566B" w:rsidRDefault="00C31ED5" w:rsidP="00C31ED5"/>
    <w:p w14:paraId="49E906FF" w14:textId="416D3ED4" w:rsidR="00C31ED5" w:rsidRDefault="7A3F74BC" w:rsidP="007E70DC">
      <w:pPr>
        <w:spacing w:after="0" w:line="240" w:lineRule="auto"/>
        <w:ind w:firstLine="709"/>
        <w:jc w:val="both"/>
      </w:pPr>
      <w:r w:rsidRPr="00DD566B">
        <w:t xml:space="preserve">Una vez que se obtienen </w:t>
      </w:r>
      <w:del w:id="54" w:author="g g" w:date="2016-11-04T21:59:00Z">
        <w:r w:rsidRPr="00DD566B" w:rsidDel="000F2DCD">
          <w:delText>los logs</w:delText>
        </w:r>
      </w:del>
      <w:ins w:id="55" w:author="g g" w:date="2016-11-04T21:59:00Z">
        <w:r w:rsidR="000F2DCD" w:rsidRPr="00DD566B">
          <w:t xml:space="preserve">las </w:t>
        </w:r>
      </w:ins>
      <w:ins w:id="56" w:author="g g" w:date="2016-11-04T22:00:00Z">
        <w:r w:rsidR="000F2DCD" w:rsidRPr="00DD566B">
          <w:t>bitácoras</w:t>
        </w:r>
      </w:ins>
      <w:r w:rsidRPr="00DD566B">
        <w:t xml:space="preserve"> desde el script de Python (</w:t>
      </w:r>
      <w:r w:rsidRPr="00DD566B">
        <w:rPr>
          <w:i/>
        </w:rPr>
        <w:t>Proyecto.py</w:t>
      </w:r>
      <w:r w:rsidRPr="00DD566B">
        <w:t xml:space="preserve">), manda a llamar dos módulos desarrollados en Perl, el primer módulo  recibe el nombre de </w:t>
      </w:r>
      <w:r w:rsidRPr="00DD566B">
        <w:rPr>
          <w:i/>
        </w:rPr>
        <w:t>analizador.pl</w:t>
      </w:r>
      <w:r w:rsidRPr="00DD566B">
        <w:t xml:space="preserve">, el cual siempre va a ejecutarse y su objetivo es detectar algún ataque por medio de </w:t>
      </w:r>
      <w:del w:id="57" w:author="g g" w:date="2016-11-04T22:00:00Z">
        <w:r w:rsidRPr="00DD566B" w:rsidDel="000F2DCD">
          <w:delText>los archivos log</w:delText>
        </w:r>
      </w:del>
      <w:ins w:id="58" w:author="g g" w:date="2016-11-04T22:00:00Z">
        <w:r w:rsidR="000F2DCD" w:rsidRPr="00DD566B">
          <w:t>las bitácoras</w:t>
        </w:r>
      </w:ins>
      <w:r w:rsidRPr="00DD566B">
        <w:t xml:space="preserve"> generados por el servidor Web y el de Bases de datos, se desarrollaron unos submódulos para detectar los siguientes ataques</w:t>
      </w:r>
      <w:del w:id="59" w:author="g g" w:date="2016-11-03T14:57:00Z">
        <w:r w:rsidRPr="00DD566B" w:rsidDel="00D64208">
          <w:delText xml:space="preserve"> </w:delText>
        </w:r>
      </w:del>
      <w:r w:rsidRPr="00DD566B">
        <w:t>:</w:t>
      </w:r>
    </w:p>
    <w:p w14:paraId="3D609716" w14:textId="77777777" w:rsidR="007E70DC" w:rsidRDefault="007E70DC" w:rsidP="007E70DC">
      <w:pPr>
        <w:spacing w:after="0" w:line="240" w:lineRule="auto"/>
        <w:ind w:firstLine="709"/>
        <w:jc w:val="both"/>
      </w:pPr>
    </w:p>
    <w:p w14:paraId="2AE6CD98" w14:textId="77777777" w:rsidR="009E2835" w:rsidRPr="00DD566B" w:rsidRDefault="009E2835" w:rsidP="007E70DC">
      <w:pPr>
        <w:pStyle w:val="Prrafodelista"/>
        <w:numPr>
          <w:ilvl w:val="0"/>
          <w:numId w:val="16"/>
        </w:numPr>
        <w:ind w:left="709"/>
        <w:jc w:val="both"/>
      </w:pPr>
      <w:r w:rsidRPr="00DD566B">
        <w:t>SQL Injection.</w:t>
      </w:r>
    </w:p>
    <w:p w14:paraId="736A1C14" w14:textId="77777777" w:rsidR="009E2835" w:rsidRPr="00DD566B" w:rsidRDefault="009E2835" w:rsidP="007E70DC">
      <w:pPr>
        <w:pStyle w:val="Prrafodelista"/>
        <w:numPr>
          <w:ilvl w:val="0"/>
          <w:numId w:val="16"/>
        </w:numPr>
        <w:ind w:left="709"/>
        <w:jc w:val="both"/>
      </w:pPr>
      <w:r w:rsidRPr="00DD566B">
        <w:t>XSS reflejado.</w:t>
      </w:r>
    </w:p>
    <w:p w14:paraId="48C41FA1" w14:textId="77777777" w:rsidR="009E2835" w:rsidRPr="00DD566B" w:rsidRDefault="009E2835" w:rsidP="007E70DC">
      <w:pPr>
        <w:pStyle w:val="Prrafodelista"/>
        <w:numPr>
          <w:ilvl w:val="0"/>
          <w:numId w:val="16"/>
        </w:numPr>
        <w:ind w:left="709"/>
        <w:jc w:val="both"/>
      </w:pPr>
      <w:r w:rsidRPr="00DD566B">
        <w:t>Path Traversal.</w:t>
      </w:r>
    </w:p>
    <w:p w14:paraId="26FE40C7" w14:textId="77777777" w:rsidR="009E2835" w:rsidRPr="00DD566B" w:rsidRDefault="009E2835" w:rsidP="007E70DC">
      <w:pPr>
        <w:pStyle w:val="Prrafodelista"/>
        <w:numPr>
          <w:ilvl w:val="0"/>
          <w:numId w:val="16"/>
        </w:numPr>
        <w:ind w:left="709"/>
        <w:jc w:val="both"/>
      </w:pPr>
      <w:r w:rsidRPr="00DD566B">
        <w:t>Crawling.</w:t>
      </w:r>
    </w:p>
    <w:p w14:paraId="0307CB3E" w14:textId="5A17A121" w:rsidR="001F63E5" w:rsidRPr="00DD566B" w:rsidRDefault="009E2835" w:rsidP="007E70DC">
      <w:pPr>
        <w:pStyle w:val="Prrafodelista"/>
        <w:numPr>
          <w:ilvl w:val="0"/>
          <w:numId w:val="16"/>
        </w:numPr>
        <w:ind w:left="709"/>
        <w:jc w:val="both"/>
      </w:pPr>
      <w:r w:rsidRPr="00DD566B">
        <w:t>Defacement.</w:t>
      </w:r>
    </w:p>
    <w:p w14:paraId="6207704D" w14:textId="4AADACEF" w:rsidR="00857AA9" w:rsidRPr="00DD566B" w:rsidRDefault="001F63E5" w:rsidP="007E70DC">
      <w:pPr>
        <w:spacing w:after="0" w:line="240" w:lineRule="auto"/>
        <w:ind w:firstLine="709"/>
        <w:jc w:val="both"/>
      </w:pPr>
      <w:r w:rsidRPr="00DD566B">
        <w:t>A</w:t>
      </w:r>
      <w:r w:rsidR="00523AFC" w:rsidRPr="00DD566B">
        <w:t xml:space="preserve">demás realizará una correlación entre el archivo access.log y </w:t>
      </w:r>
      <w:r w:rsidR="000D396C">
        <w:t>bitácora</w:t>
      </w:r>
      <w:r w:rsidR="00523AFC" w:rsidRPr="00DD566B">
        <w:t xml:space="preserve"> de errores (servidor </w:t>
      </w:r>
      <w:r w:rsidR="00B62E20">
        <w:t>Web o B</w:t>
      </w:r>
      <w:r w:rsidR="00523AFC" w:rsidRPr="00DD566B">
        <w:t>ase de datos)</w:t>
      </w:r>
      <w:r w:rsidRPr="00DD566B">
        <w:t xml:space="preserve"> continuación se presenta un diagrama de flujo del primer módulo:</w:t>
      </w:r>
    </w:p>
    <w:p w14:paraId="1A79DF1F" w14:textId="77777777" w:rsidR="00857AA9" w:rsidRPr="00DD566B" w:rsidRDefault="00857AA9" w:rsidP="007E70DC">
      <w:pPr>
        <w:spacing w:after="0" w:line="240" w:lineRule="auto"/>
        <w:ind w:firstLine="709"/>
      </w:pPr>
      <w:r w:rsidRPr="00DD566B">
        <w:br w:type="page"/>
      </w:r>
    </w:p>
    <w:p w14:paraId="3B5AAD9F" w14:textId="5B7FF044" w:rsidR="00857AA9" w:rsidRPr="00DD566B" w:rsidRDefault="00857AA9" w:rsidP="00857AA9">
      <w:pPr>
        <w:jc w:val="both"/>
        <w:sectPr w:rsidR="00857AA9" w:rsidRPr="00DD566B" w:rsidSect="002D58CD">
          <w:headerReference w:type="default" r:id="rId30"/>
          <w:footerReference w:type="default" r:id="rId31"/>
          <w:pgSz w:w="12240" w:h="15840"/>
          <w:pgMar w:top="1134" w:right="1134" w:bottom="1134" w:left="1134" w:header="709" w:footer="709" w:gutter="0"/>
          <w:pgNumType w:start="1"/>
          <w:cols w:space="708"/>
          <w:titlePg/>
          <w:docGrid w:linePitch="360"/>
        </w:sectPr>
      </w:pPr>
      <w:r w:rsidRPr="00DD566B">
        <w:rPr>
          <w:noProof/>
          <w:lang w:eastAsia="es-MX"/>
        </w:rPr>
        <w:lastRenderedPageBreak/>
        <w:drawing>
          <wp:anchor distT="0" distB="0" distL="114300" distR="114300" simplePos="0" relativeHeight="251717901" behindDoc="0" locked="0" layoutInCell="1" allowOverlap="1" wp14:anchorId="4D3C00F2" wp14:editId="04617712">
            <wp:simplePos x="0" y="0"/>
            <wp:positionH relativeFrom="margin">
              <wp:posOffset>-562435</wp:posOffset>
            </wp:positionH>
            <wp:positionV relativeFrom="paragraph">
              <wp:posOffset>279356</wp:posOffset>
            </wp:positionV>
            <wp:extent cx="7387936" cy="6884276"/>
            <wp:effectExtent l="0" t="0" r="3810" b="0"/>
            <wp:wrapNone/>
            <wp:docPr id="38" name="Imagen 38" descr="analisis bitac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isis bitacor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91271" cy="6887384"/>
                    </a:xfrm>
                    <a:prstGeom prst="rect">
                      <a:avLst/>
                    </a:prstGeom>
                    <a:noFill/>
                  </pic:spPr>
                </pic:pic>
              </a:graphicData>
            </a:graphic>
            <wp14:sizeRelH relativeFrom="page">
              <wp14:pctWidth>0</wp14:pctWidth>
            </wp14:sizeRelH>
            <wp14:sizeRelV relativeFrom="page">
              <wp14:pctHeight>0</wp14:pctHeight>
            </wp14:sizeRelV>
          </wp:anchor>
        </w:drawing>
      </w:r>
    </w:p>
    <w:p w14:paraId="051D01AB" w14:textId="3BEFC788" w:rsidR="00104DE6" w:rsidRDefault="7A3F74BC">
      <w:pPr>
        <w:spacing w:after="0" w:line="240" w:lineRule="auto"/>
        <w:ind w:firstLine="709"/>
        <w:jc w:val="both"/>
        <w:pPrChange w:id="60" w:author="g g" w:date="2016-11-03T15:01:00Z">
          <w:pPr/>
        </w:pPrChange>
      </w:pPr>
      <w:r w:rsidRPr="00DD566B">
        <w:lastRenderedPageBreak/>
        <w:t xml:space="preserve">Esta herramienta tiene un archivo de configuración llamado </w:t>
      </w:r>
      <w:r w:rsidRPr="000D396C">
        <w:rPr>
          <w:i/>
        </w:rPr>
        <w:t>config.conf</w:t>
      </w:r>
      <w:r w:rsidRPr="00DD566B">
        <w:t xml:space="preserve"> el cual ayuda al usuario a personalizar el comportamiento de la herramienta, dicho archivo se modifica con cualquier editor de texto (vi, nano, etc.).</w:t>
      </w:r>
    </w:p>
    <w:p w14:paraId="7A5FFB53" w14:textId="77777777" w:rsidR="00C10C92" w:rsidRPr="00DD566B" w:rsidRDefault="00C10C92" w:rsidP="00C10C92">
      <w:pPr>
        <w:spacing w:after="0" w:line="240" w:lineRule="auto"/>
        <w:ind w:firstLine="709"/>
        <w:jc w:val="both"/>
      </w:pPr>
    </w:p>
    <w:p w14:paraId="28B74784" w14:textId="60F682EE" w:rsidR="00104DE6" w:rsidRPr="00DD566B" w:rsidRDefault="7A3F74BC" w:rsidP="007E70DC">
      <w:pPr>
        <w:spacing w:after="0" w:line="240" w:lineRule="auto"/>
        <w:ind w:firstLine="709"/>
        <w:jc w:val="both"/>
      </w:pPr>
      <w:r w:rsidRPr="00DD566B">
        <w:t>El diagrama de flujo puede sufrir cambios ya que  en el archivo de configuración el usuario puede elegir los ataques que se desean detectar y los que no se detectarán, para tal efecto se tiene las siguientes variables las cuales si valen 1 se hará el análisis o de lo contrario si tienen un valor diferente a 1 no se realizarán:</w:t>
      </w:r>
    </w:p>
    <w:p w14:paraId="5BD89849" w14:textId="5B8F3E6C" w:rsidR="00104DE6" w:rsidRPr="00DD566B" w:rsidRDefault="00104DE6" w:rsidP="00950627">
      <w:pPr>
        <w:pStyle w:val="Prrafodelista"/>
        <w:numPr>
          <w:ilvl w:val="0"/>
          <w:numId w:val="18"/>
        </w:numPr>
        <w:jc w:val="both"/>
      </w:pPr>
      <w:r w:rsidRPr="00DD566B">
        <w:t>analizarXSS.</w:t>
      </w:r>
    </w:p>
    <w:p w14:paraId="1F571937" w14:textId="2ABC773D" w:rsidR="00104DE6" w:rsidRPr="00DD566B" w:rsidRDefault="00104DE6" w:rsidP="00950627">
      <w:pPr>
        <w:pStyle w:val="Prrafodelista"/>
        <w:numPr>
          <w:ilvl w:val="0"/>
          <w:numId w:val="18"/>
        </w:numPr>
        <w:jc w:val="both"/>
      </w:pPr>
      <w:r w:rsidRPr="00DD566B">
        <w:t>analizarSQLi.</w:t>
      </w:r>
    </w:p>
    <w:p w14:paraId="6B6F0DA6" w14:textId="2EFD38E8" w:rsidR="00104DE6" w:rsidRPr="00DD566B" w:rsidRDefault="00104DE6" w:rsidP="00950627">
      <w:pPr>
        <w:pStyle w:val="Prrafodelista"/>
        <w:numPr>
          <w:ilvl w:val="0"/>
          <w:numId w:val="18"/>
        </w:numPr>
        <w:jc w:val="both"/>
      </w:pPr>
      <w:r w:rsidRPr="00DD566B">
        <w:t>analizarCrawler.</w:t>
      </w:r>
    </w:p>
    <w:p w14:paraId="1E6B7BC3" w14:textId="2CC12C03" w:rsidR="00104DE6" w:rsidRPr="00DD566B" w:rsidRDefault="00104DE6" w:rsidP="00950627">
      <w:pPr>
        <w:pStyle w:val="Prrafodelista"/>
        <w:numPr>
          <w:ilvl w:val="0"/>
          <w:numId w:val="18"/>
        </w:numPr>
        <w:jc w:val="both"/>
      </w:pPr>
      <w:r w:rsidRPr="00DD566B">
        <w:t>analizarDefacement.</w:t>
      </w:r>
    </w:p>
    <w:p w14:paraId="44C49E1C" w14:textId="7B04E031" w:rsidR="00104DE6" w:rsidRPr="00DD566B" w:rsidRDefault="00104DE6" w:rsidP="00950627">
      <w:pPr>
        <w:pStyle w:val="Prrafodelista"/>
        <w:numPr>
          <w:ilvl w:val="0"/>
          <w:numId w:val="18"/>
        </w:numPr>
        <w:jc w:val="both"/>
      </w:pPr>
      <w:r w:rsidRPr="00DD566B">
        <w:t>analizarPatTrasversal.</w:t>
      </w:r>
    </w:p>
    <w:p w14:paraId="621E40A1" w14:textId="77777777" w:rsidR="00104DE6" w:rsidRPr="00DD566B" w:rsidRDefault="00104DE6" w:rsidP="00950627">
      <w:pPr>
        <w:jc w:val="both"/>
      </w:pPr>
    </w:p>
    <w:p w14:paraId="706DDBED" w14:textId="629203DE" w:rsidR="00950627" w:rsidRPr="00DD566B" w:rsidRDefault="00994021" w:rsidP="007E70DC">
      <w:pPr>
        <w:spacing w:after="0" w:line="240" w:lineRule="auto"/>
        <w:ind w:firstLine="709"/>
        <w:jc w:val="both"/>
      </w:pPr>
      <w:r w:rsidRPr="00DD566B">
        <w:t xml:space="preserve">Por otra parte, la detección de herramientas se realiza usando una lista negra llamada herramientas.txt, en donde se analiza la existencia de alguna de las palabras en la línea </w:t>
      </w:r>
      <w:r w:rsidR="000D396C">
        <w:t>de la bitácora</w:t>
      </w:r>
      <w:r w:rsidRPr="00DD566B">
        <w:t xml:space="preserve"> debido a que algunas herramientas usan su nombre en distintas partes </w:t>
      </w:r>
      <w:r w:rsidR="00950627" w:rsidRPr="00DD566B">
        <w:t xml:space="preserve">de la petición por ejemplo: método HTTP, referer, directorios en la URL, User-Agent, etc. La lista negra se encuentra en el Anexo A. Además las palabras de lista se compara de manera case insensitive, por lo tanto no importará si existen palabras en mayúsculas o </w:t>
      </w:r>
      <w:r w:rsidR="007E70DC" w:rsidRPr="00DD566B">
        <w:t>minúsculas</w:t>
      </w:r>
      <w:r w:rsidR="00950627" w:rsidRPr="00DD566B">
        <w:t>.</w:t>
      </w:r>
    </w:p>
    <w:p w14:paraId="4952B3E1" w14:textId="6315DA34" w:rsidR="00104DE6" w:rsidRPr="00DD566B" w:rsidRDefault="00104DE6" w:rsidP="00104DE6"/>
    <w:p w14:paraId="41432E44" w14:textId="1423106B" w:rsidR="00104DE6" w:rsidRPr="00DD566B" w:rsidRDefault="00104DE6">
      <w:r w:rsidRPr="00DD566B">
        <w:br w:type="page"/>
      </w:r>
    </w:p>
    <w:p w14:paraId="44258A6A" w14:textId="53BB7A16" w:rsidR="00C31ED5" w:rsidRPr="00DD566B" w:rsidRDefault="00C31ED5" w:rsidP="00E61B64">
      <w:pPr>
        <w:pStyle w:val="Ttulo2"/>
        <w:numPr>
          <w:ilvl w:val="1"/>
          <w:numId w:val="4"/>
        </w:numPr>
        <w:jc w:val="center"/>
        <w:rPr>
          <w:rFonts w:asciiTheme="minorHAnsi" w:hAnsiTheme="minorHAnsi"/>
          <w:b/>
          <w:color w:val="auto"/>
          <w:sz w:val="24"/>
          <w:szCs w:val="22"/>
        </w:rPr>
      </w:pPr>
      <w:bookmarkStart w:id="61" w:name="_Toc465688252"/>
      <w:bookmarkStart w:id="62" w:name="_Toc466500330"/>
      <w:r w:rsidRPr="00DD566B">
        <w:rPr>
          <w:rFonts w:asciiTheme="minorHAnsi" w:hAnsiTheme="minorHAnsi"/>
          <w:b/>
          <w:color w:val="auto"/>
          <w:sz w:val="24"/>
          <w:szCs w:val="22"/>
        </w:rPr>
        <w:lastRenderedPageBreak/>
        <w:t>SQL</w:t>
      </w:r>
      <w:bookmarkEnd w:id="61"/>
      <w:r w:rsidR="00E35EB4">
        <w:rPr>
          <w:rFonts w:asciiTheme="minorHAnsi" w:hAnsiTheme="minorHAnsi"/>
          <w:b/>
          <w:color w:val="auto"/>
          <w:sz w:val="24"/>
          <w:szCs w:val="22"/>
        </w:rPr>
        <w:t xml:space="preserve"> Injection</w:t>
      </w:r>
      <w:bookmarkEnd w:id="62"/>
    </w:p>
    <w:p w14:paraId="281C6713" w14:textId="77777777" w:rsidR="00324847" w:rsidRPr="00DD566B" w:rsidRDefault="00324847" w:rsidP="00C31ED5">
      <w:pPr>
        <w:jc w:val="both"/>
      </w:pPr>
    </w:p>
    <w:p w14:paraId="6F3BEFA7" w14:textId="341D9F39" w:rsidR="00C31ED5" w:rsidRPr="00DD566B" w:rsidRDefault="00E866B0" w:rsidP="007E70DC">
      <w:pPr>
        <w:spacing w:after="0" w:line="240" w:lineRule="auto"/>
        <w:ind w:firstLine="709"/>
        <w:jc w:val="both"/>
      </w:pPr>
      <w:r w:rsidRPr="00DD566B">
        <w:t xml:space="preserve">Apoyándonos </w:t>
      </w:r>
      <w:del w:id="63" w:author="g g" w:date="2016-11-04T22:20:00Z">
        <w:r w:rsidRPr="00DD566B" w:rsidDel="00152B58">
          <w:delText>del log</w:delText>
        </w:r>
      </w:del>
      <w:ins w:id="64" w:author="g g" w:date="2016-11-04T22:20:00Z">
        <w:r w:rsidR="00152B58" w:rsidRPr="00DD566B">
          <w:t>de la bitácora</w:t>
        </w:r>
      </w:ins>
      <w:r w:rsidRPr="00DD566B">
        <w:t xml:space="preserve"> acces.</w:t>
      </w:r>
      <w:r w:rsidR="00C31ED5" w:rsidRPr="00DD566B">
        <w:t xml:space="preserve">log de Apache, se </w:t>
      </w:r>
      <w:del w:id="65" w:author="g g" w:date="2016-11-03T15:02:00Z">
        <w:r w:rsidR="00C31ED5" w:rsidRPr="00DD566B" w:rsidDel="003B0A55">
          <w:delText>checaran</w:delText>
        </w:r>
      </w:del>
      <w:ins w:id="66" w:author="g g" w:date="2016-11-03T15:02:00Z">
        <w:r w:rsidR="003B0A55" w:rsidRPr="00DD566B">
          <w:t>verificarán</w:t>
        </w:r>
      </w:ins>
      <w:r w:rsidR="00C31ED5" w:rsidRPr="00DD566B">
        <w:t xml:space="preserve"> los valores de las variables que estén en el método</w:t>
      </w:r>
      <w:ins w:id="67" w:author="g g" w:date="2016-11-03T15:02:00Z">
        <w:r w:rsidR="003B0A55" w:rsidRPr="00DD566B">
          <w:t xml:space="preserve"> GET de</w:t>
        </w:r>
      </w:ins>
      <w:r w:rsidR="00C31ED5" w:rsidRPr="00DD566B">
        <w:t xml:space="preserve"> HTTP,  para ello se va a extraer cada valor de las variables que existan y </w:t>
      </w:r>
      <w:r w:rsidR="00D065D9" w:rsidRPr="00DD566B">
        <w:t>para ser analizados posteriormente</w:t>
      </w:r>
      <w:r w:rsidR="00C31ED5" w:rsidRPr="00DD566B">
        <w:t xml:space="preserve">; para verificar que sean valores </w:t>
      </w:r>
      <w:r w:rsidR="00D065D9" w:rsidRPr="00DD566B">
        <w:t>sospechosos</w:t>
      </w:r>
      <w:r w:rsidR="00C31ED5" w:rsidRPr="00DD566B">
        <w:t xml:space="preserve"> se debe de considerar que </w:t>
      </w:r>
      <w:r w:rsidR="00D065D9" w:rsidRPr="00DD566B">
        <w:t xml:space="preserve">contengan </w:t>
      </w:r>
      <w:r w:rsidR="00C31ED5" w:rsidRPr="00DD566B">
        <w:t>sentencias SQL</w:t>
      </w:r>
      <w:r w:rsidR="00D065D9" w:rsidRPr="00DD566B">
        <w:t>,</w:t>
      </w:r>
      <w:r w:rsidR="00C31ED5" w:rsidRPr="00DD566B">
        <w:t xml:space="preserve"> valores </w:t>
      </w:r>
      <w:r w:rsidR="00D065D9" w:rsidRPr="00DD566B">
        <w:t xml:space="preserve">que </w:t>
      </w:r>
      <w:r w:rsidR="00C31ED5" w:rsidRPr="00DD566B">
        <w:t>pued</w:t>
      </w:r>
      <w:r w:rsidR="0041054C" w:rsidRPr="00DD566B">
        <w:t>e</w:t>
      </w:r>
      <w:r w:rsidR="00C31ED5" w:rsidRPr="00DD566B">
        <w:t>n estar codificados con el prefijo de porciento o puede tener letras mayúsculas y minúsculas. A continuación se presenta una traza de</w:t>
      </w:r>
      <w:ins w:id="68" w:author="g g" w:date="2016-11-04T22:00:00Z">
        <w:r w:rsidR="000F2DCD" w:rsidRPr="00DD566B">
          <w:t xml:space="preserve"> la bitácora </w:t>
        </w:r>
      </w:ins>
      <w:del w:id="69" w:author="g g" w:date="2016-11-04T22:00:00Z">
        <w:r w:rsidR="00C31ED5" w:rsidRPr="00DD566B" w:rsidDel="000F2DCD">
          <w:delText xml:space="preserve">l log </w:delText>
        </w:r>
      </w:del>
      <w:r w:rsidR="00C31ED5" w:rsidRPr="00DD566B">
        <w:t>de Apache:</w:t>
      </w:r>
    </w:p>
    <w:p w14:paraId="6965D021" w14:textId="77777777" w:rsidR="00C31ED5" w:rsidRPr="00DD566B" w:rsidRDefault="00C31ED5" w:rsidP="00C31ED5">
      <w:pPr>
        <w:jc w:val="both"/>
      </w:pPr>
    </w:p>
    <w:p w14:paraId="01EE6293" w14:textId="74CF055D" w:rsidR="00C31ED5" w:rsidRPr="00DD566B" w:rsidRDefault="00C31ED5" w:rsidP="00C31ED5">
      <w:pPr>
        <w:jc w:val="both"/>
      </w:pPr>
      <w:r w:rsidRPr="00DD566B">
        <w:rPr>
          <w:noProof/>
          <w:lang w:eastAsia="es-MX"/>
        </w:rPr>
        <w:drawing>
          <wp:inline distT="0" distB="0" distL="0" distR="0" wp14:anchorId="5B24021A" wp14:editId="60761E64">
            <wp:extent cx="6327775" cy="13093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7775" cy="1309370"/>
                    </a:xfrm>
                    <a:prstGeom prst="rect">
                      <a:avLst/>
                    </a:prstGeom>
                    <a:noFill/>
                    <a:ln>
                      <a:noFill/>
                    </a:ln>
                  </pic:spPr>
                </pic:pic>
              </a:graphicData>
            </a:graphic>
          </wp:inline>
        </w:drawing>
      </w:r>
    </w:p>
    <w:p w14:paraId="31485A0D" w14:textId="7A0586CF" w:rsidR="00C31ED5" w:rsidRDefault="00C31ED5" w:rsidP="007E70DC">
      <w:pPr>
        <w:spacing w:after="0" w:line="240" w:lineRule="auto"/>
        <w:ind w:firstLine="709"/>
        <w:jc w:val="both"/>
      </w:pPr>
      <w:r w:rsidRPr="00DD566B">
        <w:t>Como vemos se tiene el método GET subrayado en color rojo, en verde aquellos caracteres codificados que intenta ofuscar o evadir alguna medida de seguridad, en color azul tenemos algunas instrucciones para el manejador de base de datos que modifica el query que la aplicación web hace, finalmente en color amarillo tenemos</w:t>
      </w:r>
      <w:r w:rsidR="0041054C" w:rsidRPr="00DD566B">
        <w:t xml:space="preserve"> el código de respuesta</w:t>
      </w:r>
      <w:r w:rsidRPr="00DD566B">
        <w:t>.</w:t>
      </w:r>
      <w:r w:rsidR="0041054C" w:rsidRPr="00DD566B">
        <w:t xml:space="preserve"> La</w:t>
      </w:r>
      <w:r w:rsidRPr="00DD566B">
        <w:t xml:space="preserve"> detección será por medio de</w:t>
      </w:r>
      <w:r w:rsidR="00E866B0" w:rsidRPr="00DD566B">
        <w:t xml:space="preserve"> la combinación de</w:t>
      </w:r>
      <w:r w:rsidRPr="00DD566B">
        <w:t xml:space="preserve"> expresiones regulares</w:t>
      </w:r>
      <w:r w:rsidR="00E866B0" w:rsidRPr="00DD566B">
        <w:t xml:space="preserve"> </w:t>
      </w:r>
      <w:r w:rsidR="0041054C" w:rsidRPr="00DD566B">
        <w:t>y una lista negra la cual se puede consultar en el anexo A</w:t>
      </w:r>
      <w:r w:rsidR="002F0F55" w:rsidRPr="00DD566B">
        <w:t xml:space="preserve"> sección 10.2</w:t>
      </w:r>
      <w:r w:rsidR="007421EC" w:rsidRPr="00DD566B">
        <w:t>.</w:t>
      </w:r>
    </w:p>
    <w:p w14:paraId="3BAB9105" w14:textId="77777777" w:rsidR="00C10C92" w:rsidRPr="00DD566B" w:rsidRDefault="00C10C92" w:rsidP="007E70DC">
      <w:pPr>
        <w:spacing w:after="0" w:line="240" w:lineRule="auto"/>
        <w:ind w:firstLine="709"/>
        <w:jc w:val="both"/>
      </w:pPr>
    </w:p>
    <w:p w14:paraId="58F61476" w14:textId="3EB752C0" w:rsidR="00C31ED5" w:rsidRDefault="00C31ED5" w:rsidP="007E70DC">
      <w:pPr>
        <w:spacing w:after="0" w:line="240" w:lineRule="auto"/>
        <w:ind w:firstLine="709"/>
        <w:jc w:val="both"/>
      </w:pPr>
      <w:r w:rsidRPr="00DD566B">
        <w:t>Una vez que se detecte alguna anomalía</w:t>
      </w:r>
      <w:r w:rsidR="008561DA" w:rsidRPr="00DD566B">
        <w:t>,</w:t>
      </w:r>
      <w:r w:rsidRPr="00DD566B">
        <w:t xml:space="preserve"> la herramienta hace una consulta en </w:t>
      </w:r>
      <w:del w:id="70" w:author="g g" w:date="2016-11-04T22:00:00Z">
        <w:r w:rsidRPr="00DD566B" w:rsidDel="000F2DCD">
          <w:delText>los logs</w:delText>
        </w:r>
      </w:del>
      <w:ins w:id="71" w:author="g g" w:date="2016-11-04T22:00:00Z">
        <w:r w:rsidR="000F2DCD" w:rsidRPr="00DD566B">
          <w:t>las bitácoras</w:t>
        </w:r>
      </w:ins>
      <w:r w:rsidRPr="00DD566B">
        <w:t xml:space="preserve"> de </w:t>
      </w:r>
      <w:ins w:id="72" w:author="g g" w:date="2016-11-03T15:03:00Z">
        <w:r w:rsidR="003B0A55" w:rsidRPr="00DD566B">
          <w:t>P</w:t>
        </w:r>
      </w:ins>
      <w:del w:id="73" w:author="g g" w:date="2016-11-03T15:03:00Z">
        <w:r w:rsidRPr="00DD566B" w:rsidDel="003B0A55">
          <w:delText>p</w:delText>
        </w:r>
      </w:del>
      <w:r w:rsidRPr="00DD566B">
        <w:t>ostgre</w:t>
      </w:r>
      <w:ins w:id="74" w:author="g g" w:date="2016-11-03T15:03:00Z">
        <w:r w:rsidR="003B0A55" w:rsidRPr="00DD566B">
          <w:t>SQL</w:t>
        </w:r>
      </w:ins>
      <w:del w:id="75" w:author="g g" w:date="2016-11-03T15:03:00Z">
        <w:r w:rsidRPr="00DD566B" w:rsidDel="003B0A55">
          <w:delText>sql</w:delText>
        </w:r>
      </w:del>
      <w:r w:rsidRPr="00DD566B">
        <w:t xml:space="preserve"> con el fin de validar que la sentencia o query que se haya ejecutado, para ello se toman los siguientes datos de l</w:t>
      </w:r>
      <w:ins w:id="76" w:author="g g" w:date="2016-11-04T22:00:00Z">
        <w:r w:rsidR="000F2DCD" w:rsidRPr="00DD566B">
          <w:t xml:space="preserve">as </w:t>
        </w:r>
      </w:ins>
      <w:ins w:id="77" w:author="g g" w:date="2016-11-04T22:01:00Z">
        <w:r w:rsidR="000F2DCD" w:rsidRPr="00DD566B">
          <w:t xml:space="preserve">bitácoras </w:t>
        </w:r>
      </w:ins>
      <w:del w:id="78" w:author="g g" w:date="2016-11-04T22:00:00Z">
        <w:r w:rsidRPr="00DD566B" w:rsidDel="000F2DCD">
          <w:delText xml:space="preserve">os logs </w:delText>
        </w:r>
      </w:del>
      <w:r w:rsidRPr="00DD566B">
        <w:t xml:space="preserve">de </w:t>
      </w:r>
      <w:del w:id="79" w:author="g g" w:date="2016-11-04T22:01:00Z">
        <w:r w:rsidRPr="00DD566B" w:rsidDel="000F2DCD">
          <w:delText>a</w:delText>
        </w:r>
      </w:del>
      <w:ins w:id="80" w:author="g g" w:date="2016-11-04T22:01:00Z">
        <w:r w:rsidR="000F2DCD" w:rsidRPr="00DD566B">
          <w:t>A</w:t>
        </w:r>
      </w:ins>
      <w:r w:rsidRPr="00DD566B">
        <w:t xml:space="preserve">pache para relacionarlos con la información de </w:t>
      </w:r>
      <w:del w:id="81" w:author="g g" w:date="2016-11-04T22:01:00Z">
        <w:r w:rsidRPr="00DD566B" w:rsidDel="000F2DCD">
          <w:delText>los logs</w:delText>
        </w:r>
      </w:del>
      <w:ins w:id="82" w:author="g g" w:date="2016-11-04T22:01:00Z">
        <w:r w:rsidR="000F2DCD" w:rsidRPr="00DD566B">
          <w:t>las bitácoras</w:t>
        </w:r>
      </w:ins>
      <w:r w:rsidRPr="00DD566B">
        <w:t xml:space="preserve"> de </w:t>
      </w:r>
      <w:ins w:id="83" w:author="g g" w:date="2016-11-04T21:38:00Z">
        <w:r w:rsidR="003C2485" w:rsidRPr="00DD566B">
          <w:t xml:space="preserve">PostgreSQL </w:t>
        </w:r>
      </w:ins>
      <w:del w:id="84" w:author="g g" w:date="2016-11-04T21:38:00Z">
        <w:r w:rsidRPr="00DD566B" w:rsidDel="003C2485">
          <w:delText>postgres</w:delText>
        </w:r>
      </w:del>
      <w:r w:rsidRPr="00DD566B">
        <w:t>:</w:t>
      </w:r>
    </w:p>
    <w:p w14:paraId="1DF656FE" w14:textId="77777777" w:rsidR="00C10C92" w:rsidRPr="00DD566B" w:rsidRDefault="00C10C92" w:rsidP="007E70DC">
      <w:pPr>
        <w:spacing w:after="0" w:line="240" w:lineRule="auto"/>
        <w:ind w:firstLine="709"/>
        <w:jc w:val="both"/>
      </w:pPr>
    </w:p>
    <w:p w14:paraId="737BEB20" w14:textId="77777777" w:rsidR="00C31ED5" w:rsidRPr="00DD566B" w:rsidRDefault="00C31ED5" w:rsidP="00C31ED5">
      <w:pPr>
        <w:pStyle w:val="Prrafodelista"/>
        <w:numPr>
          <w:ilvl w:val="0"/>
          <w:numId w:val="8"/>
        </w:numPr>
        <w:jc w:val="both"/>
      </w:pPr>
      <w:r w:rsidRPr="00DD566B">
        <w:t>Fecha y hora.</w:t>
      </w:r>
    </w:p>
    <w:p w14:paraId="73F818EB" w14:textId="2AF5180B" w:rsidR="00C31ED5" w:rsidRPr="00DD566B" w:rsidRDefault="00C31ED5" w:rsidP="00C31ED5">
      <w:pPr>
        <w:pStyle w:val="Prrafodelista"/>
        <w:numPr>
          <w:ilvl w:val="0"/>
          <w:numId w:val="8"/>
        </w:numPr>
        <w:jc w:val="both"/>
      </w:pPr>
      <w:r w:rsidRPr="00DD566B">
        <w:t>Dirección IP</w:t>
      </w:r>
      <w:ins w:id="85" w:author="g g" w:date="2016-11-03T15:03:00Z">
        <w:r w:rsidR="003B0A55" w:rsidRPr="00DD566B">
          <w:t>.</w:t>
        </w:r>
      </w:ins>
    </w:p>
    <w:p w14:paraId="0FE0D79A" w14:textId="02E34956" w:rsidR="00C31ED5" w:rsidRPr="00DD566B" w:rsidRDefault="00C31ED5" w:rsidP="00C31ED5">
      <w:pPr>
        <w:pStyle w:val="Prrafodelista"/>
        <w:numPr>
          <w:ilvl w:val="0"/>
          <w:numId w:val="8"/>
        </w:numPr>
        <w:jc w:val="both"/>
      </w:pPr>
      <w:r w:rsidRPr="00DD566B">
        <w:t>Fragmento del query o sentencia usada en el SQL</w:t>
      </w:r>
      <w:r w:rsidR="007E70DC">
        <w:t xml:space="preserve"> I</w:t>
      </w:r>
      <w:r w:rsidR="007E70DC" w:rsidRPr="00DD566B">
        <w:t>njection</w:t>
      </w:r>
      <w:r w:rsidRPr="00DD566B">
        <w:t>.</w:t>
      </w:r>
    </w:p>
    <w:p w14:paraId="35C5C72A" w14:textId="77777777" w:rsidR="001D1D0E" w:rsidRPr="00DD566B" w:rsidRDefault="001D1D0E" w:rsidP="001D1D0E">
      <w:pPr>
        <w:pStyle w:val="Prrafodelista"/>
        <w:jc w:val="both"/>
      </w:pPr>
    </w:p>
    <w:p w14:paraId="57668CB9" w14:textId="7D9E73BE" w:rsidR="001D1D0E" w:rsidRPr="00DD566B" w:rsidRDefault="001D1D0E" w:rsidP="007E70DC">
      <w:pPr>
        <w:spacing w:line="240" w:lineRule="auto"/>
        <w:ind w:firstLine="709"/>
        <w:jc w:val="both"/>
      </w:pPr>
      <w:r w:rsidRPr="00DD566B">
        <w:t xml:space="preserve">En el siguiente diagrama se muestra el flujo de detección de eventos para un ataque </w:t>
      </w:r>
      <w:r w:rsidR="007E70DC">
        <w:t>SQL I</w:t>
      </w:r>
      <w:r w:rsidRPr="00DD566B">
        <w:t>njection, sin la capacidad de determinar el tipo de ataque efectuado sobre el sitio,</w:t>
      </w:r>
      <w:r w:rsidR="008561DA" w:rsidRPr="00DD566B">
        <w:t xml:space="preserve"> el algoritmo</w:t>
      </w:r>
      <w:r w:rsidRPr="00DD566B">
        <w:t xml:space="preserve"> usa como base la detección de sentencias SQL en la petición haciendo uso de los campos: recurso, referer y </w:t>
      </w:r>
      <w:ins w:id="86" w:author="g g" w:date="2016-11-04T22:57:00Z">
        <w:r w:rsidR="0050741E" w:rsidRPr="00DD566B">
          <w:t>User-Agent</w:t>
        </w:r>
        <w:r w:rsidR="0050741E" w:rsidRPr="00DD566B" w:rsidDel="0050741E">
          <w:t xml:space="preserve"> </w:t>
        </w:r>
      </w:ins>
      <w:del w:id="87" w:author="g g" w:date="2016-11-04T22:57:00Z">
        <w:r w:rsidRPr="00DD566B" w:rsidDel="0050741E">
          <w:delText>user-agent</w:delText>
        </w:r>
      </w:del>
      <w:r w:rsidRPr="00DD566B">
        <w:t>, la detección de un evento está orientado al comportamiento y no a ide</w:t>
      </w:r>
      <w:r w:rsidR="007E70DC">
        <w:t>ntificar el tipo de ataque SQL I</w:t>
      </w:r>
      <w:r w:rsidRPr="00DD566B">
        <w:t>njection</w:t>
      </w:r>
      <w:r w:rsidR="008561DA" w:rsidRPr="00DD566B">
        <w:t xml:space="preserve"> que se </w:t>
      </w:r>
      <w:r w:rsidR="00C116F9" w:rsidRPr="00DD566B">
        <w:t>esté</w:t>
      </w:r>
      <w:r w:rsidR="008561DA" w:rsidRPr="00DD566B">
        <w:t xml:space="preserve"> efectuando</w:t>
      </w:r>
      <w:r w:rsidRPr="00DD566B">
        <w:t xml:space="preserve">, este diagrama ejemplifica el proceso que sigue cada línea que se analiza </w:t>
      </w:r>
      <w:del w:id="88" w:author="g g" w:date="2016-11-04T22:27:00Z">
        <w:r w:rsidRPr="00DD566B" w:rsidDel="00152B58">
          <w:delText>del log</w:delText>
        </w:r>
      </w:del>
      <w:ins w:id="89" w:author="g g" w:date="2016-11-04T22:27:00Z">
        <w:r w:rsidR="00152B58" w:rsidRPr="00DD566B">
          <w:t>la bitácora</w:t>
        </w:r>
      </w:ins>
      <w:r w:rsidRPr="00DD566B">
        <w:t xml:space="preserve"> de </w:t>
      </w:r>
      <w:ins w:id="90" w:author="g g" w:date="2016-11-04T22:27:00Z">
        <w:r w:rsidR="00152B58" w:rsidRPr="00DD566B">
          <w:t>A</w:t>
        </w:r>
      </w:ins>
      <w:del w:id="91" w:author="g g" w:date="2016-11-04T22:27:00Z">
        <w:r w:rsidRPr="00DD566B" w:rsidDel="00152B58">
          <w:delText>a</w:delText>
        </w:r>
      </w:del>
      <w:r w:rsidRPr="00DD566B">
        <w:t>pache:</w:t>
      </w:r>
    </w:p>
    <w:p w14:paraId="5FAC2302" w14:textId="0EE07994" w:rsidR="00E207F8" w:rsidRPr="00DD566B" w:rsidRDefault="004C5CF0" w:rsidP="00857AA9">
      <w:r w:rsidRPr="00DD566B">
        <w:rPr>
          <w:noProof/>
          <w:lang w:eastAsia="es-MX"/>
        </w:rPr>
        <mc:AlternateContent>
          <mc:Choice Requires="wps">
            <w:drawing>
              <wp:anchor distT="0" distB="0" distL="114300" distR="114300" simplePos="0" relativeHeight="251658479" behindDoc="0" locked="0" layoutInCell="1" allowOverlap="1" wp14:anchorId="51499FC9" wp14:editId="2E78CD07">
                <wp:simplePos x="0" y="0"/>
                <wp:positionH relativeFrom="column">
                  <wp:posOffset>89535</wp:posOffset>
                </wp:positionH>
                <wp:positionV relativeFrom="paragraph">
                  <wp:posOffset>55260240</wp:posOffset>
                </wp:positionV>
                <wp:extent cx="1323975" cy="1000125"/>
                <wp:effectExtent l="19050" t="19050" r="28575" b="47625"/>
                <wp:wrapNone/>
                <wp:docPr id="381" name="Rombo 381"/>
                <wp:cNvGraphicFramePr/>
                <a:graphic xmlns:a="http://schemas.openxmlformats.org/drawingml/2006/main">
                  <a:graphicData uri="http://schemas.microsoft.com/office/word/2010/wordprocessingShape">
                    <wps:wsp>
                      <wps:cNvSpPr/>
                      <wps:spPr>
                        <a:xfrm>
                          <a:off x="0" y="0"/>
                          <a:ext cx="13239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55AE1D" id="_x0000_t4" coordsize="21600,21600" o:spt="4" path="m10800,l,10800,10800,21600,21600,10800xe">
                <v:stroke joinstyle="miter"/>
                <v:path gradientshapeok="t" o:connecttype="rect" textboxrect="5400,5400,16200,16200"/>
              </v:shapetype>
              <v:shape id="Rombo 381" o:spid="_x0000_s1026" type="#_x0000_t4" style="position:absolute;margin-left:7.05pt;margin-top:4351.2pt;width:104.25pt;height:78.75pt;z-index:251658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" fillcolor="#5b9bd5 [3204]" strokecolor="#1f4d78 [1604]" strokeweight="1pt"/>
            </w:pict>
          </mc:Fallback>
        </mc:AlternateContent>
      </w:r>
      <w:r w:rsidR="00E866B0" w:rsidRPr="00DD566B">
        <w:br w:type="page"/>
      </w:r>
    </w:p>
    <w:p w14:paraId="77C7F996" w14:textId="217AE093" w:rsidR="00B62E20" w:rsidRDefault="00B62E20" w:rsidP="00B62E20">
      <w:r>
        <w:rPr>
          <w:noProof/>
          <w:lang w:eastAsia="es-MX"/>
        </w:rPr>
        <w:lastRenderedPageBreak/>
        <w:drawing>
          <wp:anchor distT="0" distB="0" distL="114300" distR="114300" simplePos="0" relativeHeight="251719949" behindDoc="0" locked="0" layoutInCell="1" allowOverlap="1" wp14:anchorId="2748B439" wp14:editId="1FBDFF0A">
            <wp:simplePos x="0" y="0"/>
            <wp:positionH relativeFrom="column">
              <wp:posOffset>-467842</wp:posOffset>
            </wp:positionH>
            <wp:positionV relativeFrom="paragraph">
              <wp:posOffset>163742</wp:posOffset>
            </wp:positionV>
            <wp:extent cx="7226585" cy="7249092"/>
            <wp:effectExtent l="0" t="0" r="0" b="9525"/>
            <wp:wrapNone/>
            <wp:docPr id="129" name="Imagen 12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3953" cy="7256483"/>
                    </a:xfrm>
                    <a:prstGeom prst="rect">
                      <a:avLst/>
                    </a:prstGeom>
                    <a:noFill/>
                  </pic:spPr>
                </pic:pic>
              </a:graphicData>
            </a:graphic>
            <wp14:sizeRelH relativeFrom="page">
              <wp14:pctWidth>0</wp14:pctWidth>
            </wp14:sizeRelH>
            <wp14:sizeRelV relativeFrom="page">
              <wp14:pctHeight>0</wp14:pctHeight>
            </wp14:sizeRelV>
          </wp:anchor>
        </w:drawing>
      </w:r>
    </w:p>
    <w:p w14:paraId="316B8C7F" w14:textId="529E644E" w:rsidR="00B62E20" w:rsidRDefault="00B62E20">
      <w:r>
        <w:br w:type="page"/>
      </w:r>
    </w:p>
    <w:tbl>
      <w:tblPr>
        <w:tblStyle w:val="Tabladecuadrcula4-nfasis5"/>
        <w:tblpPr w:leftFromText="141" w:rightFromText="141" w:vertAnchor="page" w:horzAnchor="margin" w:tblpXSpec="center" w:tblpY="3394"/>
        <w:tblW w:w="0" w:type="auto"/>
        <w:tblLook w:val="04A0" w:firstRow="1" w:lastRow="0" w:firstColumn="1" w:lastColumn="0" w:noHBand="0" w:noVBand="1"/>
      </w:tblPr>
      <w:tblGrid>
        <w:gridCol w:w="2689"/>
        <w:gridCol w:w="6139"/>
      </w:tblGrid>
      <w:tr w:rsidR="00B62E20" w:rsidRPr="00DD566B" w14:paraId="5D681A2C" w14:textId="77777777" w:rsidTr="00B62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0D884B7" w14:textId="528C99E0" w:rsidR="00B62E20" w:rsidRPr="00DD566B" w:rsidRDefault="00B62E20" w:rsidP="00B62E20">
            <w:pPr>
              <w:jc w:val="center"/>
            </w:pPr>
            <w:r w:rsidRPr="00DD566B">
              <w:lastRenderedPageBreak/>
              <w:t>Elementos  para la detección para  a</w:t>
            </w:r>
            <w:r w:rsidR="007E70DC">
              <w:t>taques de SQL I</w:t>
            </w:r>
            <w:r w:rsidRPr="00DD566B">
              <w:t>njection</w:t>
            </w:r>
          </w:p>
        </w:tc>
      </w:tr>
      <w:tr w:rsidR="00B62E20" w:rsidRPr="00DD566B" w14:paraId="797A0836" w14:textId="77777777" w:rsidTr="00B62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C104F0" w14:textId="77777777" w:rsidR="00B62E20" w:rsidRPr="00DD566B" w:rsidRDefault="00B62E20" w:rsidP="00B62E20">
            <w:pPr>
              <w:jc w:val="center"/>
              <w:rPr>
                <w:b w:val="0"/>
              </w:rPr>
            </w:pPr>
            <w:r w:rsidRPr="00DD566B">
              <w:t>Elemento</w:t>
            </w:r>
          </w:p>
        </w:tc>
        <w:tc>
          <w:tcPr>
            <w:tcW w:w="6139" w:type="dxa"/>
          </w:tcPr>
          <w:p w14:paraId="70E76E29" w14:textId="77777777" w:rsidR="00B62E20" w:rsidRPr="00DD566B" w:rsidRDefault="00B62E20" w:rsidP="00B62E20">
            <w:pPr>
              <w:jc w:val="center"/>
              <w:cnfStyle w:val="000000100000" w:firstRow="0" w:lastRow="0" w:firstColumn="0" w:lastColumn="0" w:oddVBand="0" w:evenVBand="0" w:oddHBand="1" w:evenHBand="0" w:firstRowFirstColumn="0" w:firstRowLastColumn="0" w:lastRowFirstColumn="0" w:lastRowLastColumn="0"/>
              <w:rPr>
                <w:b/>
              </w:rPr>
            </w:pPr>
            <w:r w:rsidRPr="00DD566B">
              <w:rPr>
                <w:b/>
              </w:rPr>
              <w:t>Descripción</w:t>
            </w:r>
          </w:p>
        </w:tc>
      </w:tr>
      <w:tr w:rsidR="00B62E20" w:rsidRPr="00DD566B" w14:paraId="20CA3637"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599A006B" w14:textId="77777777" w:rsidR="00B62E20" w:rsidRPr="00DD566B" w:rsidRDefault="00B62E20" w:rsidP="00B62E20">
            <w:r w:rsidRPr="00DD566B">
              <w:t>Recurso de la petición</w:t>
            </w:r>
          </w:p>
        </w:tc>
        <w:tc>
          <w:tcPr>
            <w:tcW w:w="6139" w:type="dxa"/>
            <w:vMerge w:val="restart"/>
            <w:shd w:val="clear" w:color="auto" w:fill="auto"/>
          </w:tcPr>
          <w:p w14:paraId="4B80A1C1" w14:textId="2B4664DC" w:rsidR="00B62E20" w:rsidRPr="00DD566B" w:rsidRDefault="00E35EB4" w:rsidP="00497744">
            <w:pPr>
              <w:jc w:val="both"/>
              <w:cnfStyle w:val="000000000000" w:firstRow="0" w:lastRow="0" w:firstColumn="0" w:lastColumn="0" w:oddVBand="0" w:evenVBand="0" w:oddHBand="0" w:evenHBand="0" w:firstRowFirstColumn="0" w:firstRowLastColumn="0" w:lastRowFirstColumn="0" w:lastRowLastColumn="0"/>
            </w:pPr>
            <w:r>
              <w:t>Se debe encontrar indicios en una lista negra (ver anexo A: lista negra), se busca patrones de sentencias SQL en estos campos, en caso de ser positivos buscará los errores en la base de datos.</w:t>
            </w:r>
          </w:p>
        </w:tc>
      </w:tr>
      <w:tr w:rsidR="00B62E20" w:rsidRPr="00DD566B" w14:paraId="6CDDE7E5" w14:textId="77777777" w:rsidTr="00B62E20">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088EB24D" w14:textId="77777777" w:rsidR="00B62E20" w:rsidRPr="00DD566B" w:rsidRDefault="00B62E20" w:rsidP="00B62E20">
            <w:r w:rsidRPr="00DD566B">
              <w:t>User-agent de la petición</w:t>
            </w:r>
          </w:p>
        </w:tc>
        <w:tc>
          <w:tcPr>
            <w:tcW w:w="6139" w:type="dxa"/>
            <w:vMerge/>
            <w:shd w:val="clear" w:color="auto" w:fill="auto"/>
          </w:tcPr>
          <w:p w14:paraId="655AF10A" w14:textId="77777777" w:rsidR="00B62E20" w:rsidRPr="00DD566B" w:rsidRDefault="00B62E20" w:rsidP="00B62E20">
            <w:pPr>
              <w:jc w:val="both"/>
              <w:cnfStyle w:val="000000100000" w:firstRow="0" w:lastRow="0" w:firstColumn="0" w:lastColumn="0" w:oddVBand="0" w:evenVBand="0" w:oddHBand="1" w:evenHBand="0" w:firstRowFirstColumn="0" w:firstRowLastColumn="0" w:lastRowFirstColumn="0" w:lastRowLastColumn="0"/>
            </w:pPr>
          </w:p>
        </w:tc>
      </w:tr>
      <w:tr w:rsidR="00B62E20" w:rsidRPr="00DD566B" w14:paraId="32F917B0"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18161F2D" w14:textId="77777777" w:rsidR="00B62E20" w:rsidRPr="00DD566B" w:rsidRDefault="00B62E20" w:rsidP="00B62E20">
            <w:r w:rsidRPr="00DD566B">
              <w:t>Referer de la petición</w:t>
            </w:r>
          </w:p>
        </w:tc>
        <w:tc>
          <w:tcPr>
            <w:tcW w:w="6139" w:type="dxa"/>
            <w:vMerge/>
            <w:shd w:val="clear" w:color="auto" w:fill="auto"/>
          </w:tcPr>
          <w:p w14:paraId="23B6B2E1" w14:textId="77777777" w:rsidR="00B62E20" w:rsidRPr="00DD566B" w:rsidRDefault="00B62E20" w:rsidP="00B62E20">
            <w:pPr>
              <w:jc w:val="both"/>
              <w:cnfStyle w:val="000000000000" w:firstRow="0" w:lastRow="0" w:firstColumn="0" w:lastColumn="0" w:oddVBand="0" w:evenVBand="0" w:oddHBand="0" w:evenHBand="0" w:firstRowFirstColumn="0" w:firstRowLastColumn="0" w:lastRowFirstColumn="0" w:lastRowLastColumn="0"/>
            </w:pPr>
          </w:p>
        </w:tc>
      </w:tr>
      <w:tr w:rsidR="00B62E20" w:rsidRPr="00DD566B" w14:paraId="6AC8F45D" w14:textId="77777777" w:rsidTr="00B62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190E8C63" w14:textId="77777777" w:rsidR="00B62E20" w:rsidRPr="00DD566B" w:rsidRDefault="00B62E20" w:rsidP="00B62E20">
            <w:pPr>
              <w:tabs>
                <w:tab w:val="left" w:pos="2540"/>
                <w:tab w:val="left" w:pos="3070"/>
              </w:tabs>
            </w:pPr>
            <w:r w:rsidRPr="00DD566B">
              <w:t>Código de respuesta de la petición</w:t>
            </w:r>
          </w:p>
        </w:tc>
        <w:tc>
          <w:tcPr>
            <w:tcW w:w="6139" w:type="dxa"/>
            <w:shd w:val="clear" w:color="auto" w:fill="auto"/>
          </w:tcPr>
          <w:p w14:paraId="5E2C7673" w14:textId="497C4011" w:rsidR="00B62E20" w:rsidRPr="00DD566B" w:rsidRDefault="00B62E20" w:rsidP="00B62E20">
            <w:pPr>
              <w:jc w:val="both"/>
              <w:cnfStyle w:val="000000100000" w:firstRow="0" w:lastRow="0" w:firstColumn="0" w:lastColumn="0" w:oddVBand="0" w:evenVBand="0" w:oddHBand="1" w:evenHBand="0" w:firstRowFirstColumn="0" w:firstRowLastColumn="0" w:lastRowFirstColumn="0" w:lastRowLastColumn="0"/>
            </w:pPr>
            <w:r w:rsidRPr="00DD566B">
              <w:t xml:space="preserve">Si genera un código de respuesta positivo </w:t>
            </w:r>
            <w:r w:rsidR="007E70DC">
              <w:t>se toma como un intento de SQL I</w:t>
            </w:r>
            <w:r w:rsidRPr="00DD566B">
              <w:t>njection, por lo tanto envía correo, en caso contrario revisa si se generó un error en la base de datos</w:t>
            </w:r>
          </w:p>
        </w:tc>
      </w:tr>
      <w:tr w:rsidR="00B62E20" w:rsidRPr="00DD566B" w14:paraId="7D702E60"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3A5384C7" w14:textId="77777777" w:rsidR="00B62E20" w:rsidRPr="00DD566B" w:rsidRDefault="00B62E20" w:rsidP="00B62E20">
            <w:r w:rsidRPr="00DD566B">
              <w:t>Errores en la base de datos</w:t>
            </w:r>
          </w:p>
        </w:tc>
        <w:tc>
          <w:tcPr>
            <w:tcW w:w="6139" w:type="dxa"/>
            <w:shd w:val="clear" w:color="auto" w:fill="auto"/>
          </w:tcPr>
          <w:p w14:paraId="6385E546" w14:textId="77777777" w:rsidR="00E35EB4" w:rsidRDefault="00E35EB4" w:rsidP="00E35EB4">
            <w:pPr>
              <w:jc w:val="both"/>
              <w:cnfStyle w:val="000000000000" w:firstRow="0" w:lastRow="0" w:firstColumn="0" w:lastColumn="0" w:oddVBand="0" w:evenVBand="0" w:oddHBand="0" w:evenHBand="0" w:firstRowFirstColumn="0" w:firstRowLastColumn="0" w:lastRowFirstColumn="0" w:lastRowLastColumn="0"/>
            </w:pPr>
            <w:r>
              <w:t>Si la petición que se está analizando genero un error en la base de datos, se considera en un acumulador que cuenta durante un tiempo definido de 30 segundos buscando más peticiones similares, en dado caso de sobrepasar un valor de umbral (30 por defecto) se toma como un evento, esto se considera así porque muchas herramientas generan consultas para obtener información de la base de datos que se está intentando atacar.</w:t>
            </w:r>
          </w:p>
          <w:p w14:paraId="3EA28FB7" w14:textId="22B9917D" w:rsidR="00B62E20" w:rsidRPr="00DD566B" w:rsidRDefault="00E35EB4" w:rsidP="00E35EB4">
            <w:pPr>
              <w:jc w:val="both"/>
              <w:cnfStyle w:val="000000000000" w:firstRow="0" w:lastRow="0" w:firstColumn="0" w:lastColumn="0" w:oddVBand="0" w:evenVBand="0" w:oddHBand="0" w:evenHBand="0" w:firstRowFirstColumn="0" w:firstRowLastColumn="0" w:lastRowFirstColumn="0" w:lastRowLastColumn="0"/>
            </w:pPr>
            <w:r>
              <w:t>En dado caso que no se encuentre la petición en la base de datos, se considera como evento igualmente.</w:t>
            </w:r>
          </w:p>
        </w:tc>
      </w:tr>
    </w:tbl>
    <w:p w14:paraId="215F77F5" w14:textId="4DBEF28B" w:rsidR="00B62E20" w:rsidRPr="00DD566B" w:rsidRDefault="00B62E20" w:rsidP="00B62E20"/>
    <w:p w14:paraId="3D4164D1" w14:textId="1224B8A5" w:rsidR="00FB6792" w:rsidRPr="00DD566B" w:rsidRDefault="00FB6792">
      <w:r w:rsidRPr="00DD566B">
        <w:br w:type="page"/>
      </w:r>
    </w:p>
    <w:p w14:paraId="23FBB127" w14:textId="41A0B4D5" w:rsidR="00C31ED5" w:rsidRPr="00DD566B" w:rsidRDefault="00C31ED5" w:rsidP="00324847">
      <w:pPr>
        <w:pStyle w:val="Ttulo2"/>
        <w:numPr>
          <w:ilvl w:val="1"/>
          <w:numId w:val="4"/>
        </w:numPr>
        <w:jc w:val="center"/>
        <w:rPr>
          <w:rFonts w:asciiTheme="minorHAnsi" w:hAnsiTheme="minorHAnsi"/>
          <w:b/>
          <w:color w:val="auto"/>
          <w:sz w:val="24"/>
          <w:szCs w:val="22"/>
        </w:rPr>
      </w:pPr>
      <w:bookmarkStart w:id="92" w:name="_Toc465688253"/>
      <w:bookmarkStart w:id="93" w:name="_Toc466500331"/>
      <w:r w:rsidRPr="00DD566B">
        <w:rPr>
          <w:rFonts w:asciiTheme="minorHAnsi" w:hAnsiTheme="minorHAnsi"/>
          <w:b/>
          <w:color w:val="auto"/>
          <w:sz w:val="24"/>
          <w:szCs w:val="22"/>
        </w:rPr>
        <w:lastRenderedPageBreak/>
        <w:t>Cross Site Scripting</w:t>
      </w:r>
      <w:r w:rsidR="00871192" w:rsidRPr="00DD566B">
        <w:rPr>
          <w:rFonts w:asciiTheme="minorHAnsi" w:hAnsiTheme="minorHAnsi"/>
          <w:b/>
          <w:color w:val="auto"/>
          <w:sz w:val="24"/>
          <w:szCs w:val="22"/>
        </w:rPr>
        <w:t xml:space="preserve"> Reflejado</w:t>
      </w:r>
      <w:bookmarkEnd w:id="92"/>
      <w:bookmarkEnd w:id="93"/>
    </w:p>
    <w:p w14:paraId="09C7EA7B" w14:textId="77777777" w:rsidR="00C31ED5" w:rsidRPr="00DD566B" w:rsidRDefault="00C31ED5" w:rsidP="00C31ED5">
      <w:pPr>
        <w:pStyle w:val="Prrafodelista"/>
      </w:pPr>
    </w:p>
    <w:p w14:paraId="7F2D6F59" w14:textId="1E822A6C" w:rsidR="00C31ED5" w:rsidRDefault="00E866B0" w:rsidP="00C10C92">
      <w:pPr>
        <w:spacing w:after="0" w:line="240" w:lineRule="auto"/>
        <w:ind w:firstLine="709"/>
        <w:jc w:val="both"/>
      </w:pPr>
      <w:r w:rsidRPr="00DD566B">
        <w:t>E</w:t>
      </w:r>
      <w:r w:rsidR="008E3AE8" w:rsidRPr="00DD566B">
        <w:t xml:space="preserve">ste </w:t>
      </w:r>
      <w:r w:rsidRPr="00DD566B">
        <w:t xml:space="preserve">submódulo </w:t>
      </w:r>
      <w:r w:rsidR="008E3AE8" w:rsidRPr="00DD566B">
        <w:t xml:space="preserve"> recibe </w:t>
      </w:r>
      <w:r w:rsidR="00444F03" w:rsidRPr="00DD566B">
        <w:t xml:space="preserve">varios argumentos, </w:t>
      </w:r>
      <w:r w:rsidRPr="00DD566B">
        <w:t>los más destacables son:</w:t>
      </w:r>
      <w:r w:rsidR="00444F03" w:rsidRPr="00DD566B">
        <w:t xml:space="preserve"> la marca de tiempo, el </w:t>
      </w:r>
      <w:r w:rsidRPr="00DD566B">
        <w:t>recurso solicitado y las rutas de las listas negras;</w:t>
      </w:r>
      <w:r w:rsidR="00444F03" w:rsidRPr="00DD566B">
        <w:t xml:space="preserve">  para el análisis este submódulo se enfocará en el recurso solicitado</w:t>
      </w:r>
      <w:r w:rsidR="00871192" w:rsidRPr="00DD566B">
        <w:t>, solo se evaluarán aquellos ataques que se realicen por medio de las variables enviadas a través de la URL</w:t>
      </w:r>
      <w:r w:rsidR="00444F03" w:rsidRPr="00DD566B">
        <w:t xml:space="preserve"> </w:t>
      </w:r>
      <w:r w:rsidR="000366AB" w:rsidRPr="00DD566B">
        <w:t xml:space="preserve"> ya que es la única información que se encuentra en </w:t>
      </w:r>
      <w:del w:id="94" w:author="g g" w:date="2016-11-04T22:28:00Z">
        <w:r w:rsidR="000366AB" w:rsidRPr="00DD566B" w:rsidDel="00152B58">
          <w:delText>los logs</w:delText>
        </w:r>
      </w:del>
      <w:ins w:id="95" w:author="g g" w:date="2016-11-04T22:28:00Z">
        <w:r w:rsidR="00152B58" w:rsidRPr="00DD566B">
          <w:t>las bitácoras</w:t>
        </w:r>
      </w:ins>
      <w:r w:rsidR="000366AB" w:rsidRPr="00DD566B">
        <w:t xml:space="preserve"> para detectar este tipo de ataque</w:t>
      </w:r>
      <w:r w:rsidR="003F04C2" w:rsidRPr="00DD566B">
        <w:t>,</w:t>
      </w:r>
      <w:r w:rsidR="00432F44" w:rsidRPr="00DD566B">
        <w:t xml:space="preserve"> y además se analizará si hay inyección de código HTML</w:t>
      </w:r>
      <w:r w:rsidR="000366AB" w:rsidRPr="00DD566B">
        <w:t>.</w:t>
      </w:r>
      <w:r w:rsidR="00444F03" w:rsidRPr="00DD566B">
        <w:t xml:space="preserve"> </w:t>
      </w:r>
      <w:r w:rsidR="00BB01A6" w:rsidRPr="00DD566B">
        <w:t>A continuación se muestra el diagrama de flujo que se usa para el análisis</w:t>
      </w:r>
      <w:r w:rsidR="00871192" w:rsidRPr="00DD566B">
        <w:t>:</w:t>
      </w:r>
    </w:p>
    <w:p w14:paraId="088D2AF9" w14:textId="77777777" w:rsidR="00C10C92" w:rsidRPr="00DD566B" w:rsidRDefault="00C10C92" w:rsidP="00C10C92">
      <w:pPr>
        <w:spacing w:after="0" w:line="240" w:lineRule="auto"/>
        <w:ind w:firstLine="709"/>
        <w:jc w:val="both"/>
      </w:pPr>
    </w:p>
    <w:p w14:paraId="51F3CE27" w14:textId="32F5C0C4" w:rsidR="00E207F8" w:rsidRPr="00DD566B" w:rsidRDefault="00724A25" w:rsidP="00857AA9">
      <w:pPr>
        <w:jc w:val="center"/>
      </w:pPr>
      <w:r>
        <w:pict w14:anchorId="22FF7CD6">
          <v:shape id="_x0000_i1025" type="#_x0000_t75" style="width:379.05pt;height:468.4pt">
            <v:imagedata r:id="rId35" o:title="xss"/>
          </v:shape>
        </w:pict>
      </w:r>
    </w:p>
    <w:p w14:paraId="1F8DF0DA" w14:textId="32F7E440" w:rsidR="00293D11" w:rsidRPr="00DD566B" w:rsidRDefault="00C33B5E" w:rsidP="00C10C92">
      <w:pPr>
        <w:spacing w:after="0" w:line="240" w:lineRule="auto"/>
        <w:ind w:firstLine="709"/>
      </w:pPr>
      <w:r w:rsidRPr="00DD566B">
        <w:lastRenderedPageBreak/>
        <w:t xml:space="preserve">Se detectará un evento de tipo Cross Site Scripting </w:t>
      </w:r>
      <w:r w:rsidR="003B08D8" w:rsidRPr="00DD566B">
        <w:t xml:space="preserve"> Reflejado </w:t>
      </w:r>
      <w:r w:rsidR="002750D1" w:rsidRPr="00DD566B">
        <w:t>cuando se presenten</w:t>
      </w:r>
      <w:r w:rsidRPr="00DD566B">
        <w:t xml:space="preserve"> las siguientes características</w:t>
      </w:r>
      <w:r w:rsidR="002750D1" w:rsidRPr="00DD566B">
        <w:t>:</w:t>
      </w:r>
    </w:p>
    <w:p w14:paraId="7A9789EF" w14:textId="77777777" w:rsidR="00C33B5E" w:rsidRPr="00DD566B" w:rsidRDefault="00C33B5E">
      <w:pPr>
        <w:rPr>
          <w:ins w:id="96" w:author="g g" w:date="2016-11-05T20:13:00Z"/>
        </w:rPr>
      </w:pPr>
    </w:p>
    <w:tbl>
      <w:tblPr>
        <w:tblStyle w:val="Tabladecuadrcula4-nfasis5"/>
        <w:tblW w:w="0" w:type="auto"/>
        <w:tblLook w:val="04A0" w:firstRow="1" w:lastRow="0" w:firstColumn="1" w:lastColumn="0" w:noHBand="0" w:noVBand="1"/>
      </w:tblPr>
      <w:tblGrid>
        <w:gridCol w:w="4981"/>
        <w:gridCol w:w="4981"/>
      </w:tblGrid>
      <w:tr w:rsidR="003B08D8" w:rsidRPr="00DD566B" w14:paraId="2DB1E346" w14:textId="77777777" w:rsidTr="004C5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A1834E5" w14:textId="168FBE18" w:rsidR="003B08D8" w:rsidRPr="00DD566B" w:rsidRDefault="007B473D" w:rsidP="007B473D">
            <w:pPr>
              <w:jc w:val="center"/>
            </w:pPr>
            <w:r w:rsidRPr="00DD566B">
              <w:t xml:space="preserve">Elementos </w:t>
            </w:r>
            <w:r w:rsidR="003B08D8" w:rsidRPr="00DD566B">
              <w:t xml:space="preserve"> para la detección para  ataques de Cross Site Scripting  Reflejado</w:t>
            </w:r>
          </w:p>
        </w:tc>
      </w:tr>
      <w:tr w:rsidR="00293D11" w:rsidRPr="00DD566B" w14:paraId="63215325" w14:textId="77777777" w:rsidTr="004C5CF0">
        <w:trPr>
          <w:cnfStyle w:val="000000100000" w:firstRow="0" w:lastRow="0" w:firstColumn="0" w:lastColumn="0" w:oddVBand="0" w:evenVBand="0" w:oddHBand="1" w:evenHBand="0" w:firstRowFirstColumn="0" w:firstRowLastColumn="0" w:lastRowFirstColumn="0" w:lastRowLastColumn="0"/>
          <w:ins w:id="97"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6A0324D" w14:textId="3522F61F" w:rsidR="00293D11" w:rsidRPr="00DD566B" w:rsidRDefault="007B473D">
            <w:pPr>
              <w:jc w:val="center"/>
              <w:rPr>
                <w:ins w:id="98" w:author="g g" w:date="2016-11-05T20:13:00Z"/>
              </w:rPr>
              <w:pPrChange w:id="99" w:author="g g" w:date="2016-11-05T21:54:00Z">
                <w:pPr/>
              </w:pPrChange>
            </w:pPr>
            <w:r w:rsidRPr="00DD566B">
              <w:rPr>
                <w:b w:val="0"/>
              </w:rPr>
              <w:t xml:space="preserve">Elementos  </w:t>
            </w:r>
          </w:p>
        </w:tc>
        <w:tc>
          <w:tcPr>
            <w:tcW w:w="4981" w:type="dxa"/>
          </w:tcPr>
          <w:p w14:paraId="1AB66A86" w14:textId="7749B708" w:rsidR="00293D11" w:rsidRPr="00DD566B" w:rsidRDefault="001E193E">
            <w:pPr>
              <w:jc w:val="center"/>
              <w:cnfStyle w:val="000000100000" w:firstRow="0" w:lastRow="0" w:firstColumn="0" w:lastColumn="0" w:oddVBand="0" w:evenVBand="0" w:oddHBand="1" w:evenHBand="0" w:firstRowFirstColumn="0" w:firstRowLastColumn="0" w:lastRowFirstColumn="0" w:lastRowLastColumn="0"/>
              <w:rPr>
                <w:ins w:id="100" w:author="g g" w:date="2016-11-05T20:13:00Z"/>
                <w:b/>
                <w:rPrChange w:id="101" w:author="g g" w:date="2016-11-05T21:54:00Z">
                  <w:rPr>
                    <w:ins w:id="102" w:author="g g" w:date="2016-11-05T20:13:00Z"/>
                  </w:rPr>
                </w:rPrChange>
              </w:rPr>
              <w:pPrChange w:id="103" w:author="g g" w:date="2016-11-05T21:54:00Z">
                <w:pPr>
                  <w:cnfStyle w:val="000000100000" w:firstRow="0" w:lastRow="0" w:firstColumn="0" w:lastColumn="0" w:oddVBand="0" w:evenVBand="0" w:oddHBand="1" w:evenHBand="0" w:firstRowFirstColumn="0" w:firstRowLastColumn="0" w:lastRowFirstColumn="0" w:lastRowLastColumn="0"/>
                </w:pPr>
              </w:pPrChange>
            </w:pPr>
            <w:ins w:id="104" w:author="g g" w:date="2016-11-05T20:33:00Z">
              <w:r w:rsidRPr="00DD566B">
                <w:rPr>
                  <w:b/>
                  <w:rPrChange w:id="105" w:author="g g" w:date="2016-11-05T21:54:00Z">
                    <w:rPr/>
                  </w:rPrChange>
                </w:rPr>
                <w:t>Descripción</w:t>
              </w:r>
            </w:ins>
          </w:p>
        </w:tc>
      </w:tr>
      <w:tr w:rsidR="00293D11" w:rsidRPr="00DD566B" w14:paraId="528086B6" w14:textId="77777777" w:rsidTr="004C5CF0">
        <w:trPr>
          <w:ins w:id="106"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07FA2B0" w14:textId="25859F6D" w:rsidR="00293D11" w:rsidRPr="00DD566B" w:rsidRDefault="001E193E">
            <w:pPr>
              <w:rPr>
                <w:ins w:id="107" w:author="g g" w:date="2016-11-05T20:13:00Z"/>
              </w:rPr>
            </w:pPr>
            <w:ins w:id="108" w:author="g g" w:date="2016-11-05T20:33:00Z">
              <w:r w:rsidRPr="00DD566B">
                <w:t>Rec</w:t>
              </w:r>
            </w:ins>
            <w:ins w:id="109" w:author="g g" w:date="2016-11-05T20:36:00Z">
              <w:r w:rsidRPr="00DD566B">
                <w:t>urso solicitado con variables</w:t>
              </w:r>
            </w:ins>
          </w:p>
        </w:tc>
        <w:tc>
          <w:tcPr>
            <w:tcW w:w="4981" w:type="dxa"/>
          </w:tcPr>
          <w:p w14:paraId="0B90F12A" w14:textId="2DF8DAFF" w:rsidR="00293D11" w:rsidRPr="00DD566B" w:rsidRDefault="00A9420A" w:rsidP="00B94A87">
            <w:pPr>
              <w:cnfStyle w:val="000000000000" w:firstRow="0" w:lastRow="0" w:firstColumn="0" w:lastColumn="0" w:oddVBand="0" w:evenVBand="0" w:oddHBand="0" w:evenHBand="0" w:firstRowFirstColumn="0" w:firstRowLastColumn="0" w:lastRowFirstColumn="0" w:lastRowLastColumn="0"/>
              <w:rPr>
                <w:ins w:id="110" w:author="g g" w:date="2016-11-05T20:13:00Z"/>
              </w:rPr>
            </w:pPr>
            <w:ins w:id="111" w:author="g g" w:date="2016-11-05T21:17:00Z">
              <w:r w:rsidRPr="00DD566B">
                <w:t xml:space="preserve">Para ahorrar tiempo de ejecución </w:t>
              </w:r>
            </w:ins>
            <w:ins w:id="112" w:author="g g" w:date="2016-11-05T23:23:00Z">
              <w:r w:rsidR="00B94A87" w:rsidRPr="00DD566B">
                <w:t>se verifica la existencia de alguna variable en el recurso solicitado</w:t>
              </w:r>
            </w:ins>
            <w:ins w:id="113" w:author="g g" w:date="2016-11-05T21:40:00Z">
              <w:r w:rsidR="00951802" w:rsidRPr="00DD566B">
                <w:t>.</w:t>
              </w:r>
            </w:ins>
          </w:p>
        </w:tc>
      </w:tr>
      <w:tr w:rsidR="00A9420A" w:rsidRPr="00DD566B" w14:paraId="672DDC8F" w14:textId="77777777" w:rsidTr="004C5CF0">
        <w:trPr>
          <w:cnfStyle w:val="000000100000" w:firstRow="0" w:lastRow="0" w:firstColumn="0" w:lastColumn="0" w:oddVBand="0" w:evenVBand="0" w:oddHBand="1" w:evenHBand="0" w:firstRowFirstColumn="0" w:firstRowLastColumn="0" w:lastRowFirstColumn="0" w:lastRowLastColumn="0"/>
          <w:ins w:id="114"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C62F3B9" w14:textId="122603AB" w:rsidR="00A9420A" w:rsidRPr="00DD566B" w:rsidRDefault="00951802" w:rsidP="00B94A87">
            <w:pPr>
              <w:rPr>
                <w:ins w:id="115" w:author="g g" w:date="2016-11-05T21:20:00Z"/>
              </w:rPr>
            </w:pPr>
            <w:ins w:id="116" w:author="g g" w:date="2016-11-05T21:39:00Z">
              <w:r w:rsidRPr="00DD566B">
                <w:t>En las v</w:t>
              </w:r>
            </w:ins>
            <w:ins w:id="117" w:author="g g" w:date="2016-11-05T21:22:00Z">
              <w:r w:rsidR="00700B85" w:rsidRPr="00DD566B">
                <w:t xml:space="preserve">ariables </w:t>
              </w:r>
            </w:ins>
            <w:ins w:id="118" w:author="g g" w:date="2016-11-05T21:34:00Z">
              <w:r w:rsidRPr="00DD566B">
                <w:t>contiene alguna palabra de la lista negra.</w:t>
              </w:r>
            </w:ins>
          </w:p>
        </w:tc>
        <w:tc>
          <w:tcPr>
            <w:tcW w:w="4981" w:type="dxa"/>
            <w:shd w:val="clear" w:color="auto" w:fill="auto"/>
          </w:tcPr>
          <w:p w14:paraId="5B2CF7DE" w14:textId="28142457" w:rsidR="00A9420A" w:rsidRPr="00DD566B" w:rsidRDefault="00951802">
            <w:pPr>
              <w:jc w:val="both"/>
              <w:cnfStyle w:val="000000100000" w:firstRow="0" w:lastRow="0" w:firstColumn="0" w:lastColumn="0" w:oddVBand="0" w:evenVBand="0" w:oddHBand="1" w:evenHBand="0" w:firstRowFirstColumn="0" w:firstRowLastColumn="0" w:lastRowFirstColumn="0" w:lastRowLastColumn="0"/>
              <w:rPr>
                <w:ins w:id="119" w:author="g g" w:date="2016-11-05T21:20:00Z"/>
              </w:rPr>
              <w:pPrChange w:id="120" w:author="g g" w:date="2016-11-05T21:54:00Z">
                <w:pPr>
                  <w:cnfStyle w:val="000000100000" w:firstRow="0" w:lastRow="0" w:firstColumn="0" w:lastColumn="0" w:oddVBand="0" w:evenVBand="0" w:oddHBand="1" w:evenHBand="0" w:firstRowFirstColumn="0" w:firstRowLastColumn="0" w:lastRowFirstColumn="0" w:lastRowLastColumn="0"/>
                </w:pPr>
              </w:pPrChange>
            </w:pPr>
            <w:ins w:id="121" w:author="g g" w:date="2016-11-05T21:40:00Z">
              <w:r w:rsidRPr="00DD566B">
                <w:t xml:space="preserve">Por defecto se tiene una lista negra la cual se encuentra en el Anexo A, </w:t>
              </w:r>
            </w:ins>
            <w:r w:rsidR="009238EA" w:rsidRPr="00DD566B">
              <w:t>donde el</w:t>
            </w:r>
            <w:ins w:id="122" w:author="g g" w:date="2016-11-05T21:40:00Z">
              <w:r w:rsidRPr="00DD566B">
                <w:t xml:space="preserve"> usuario puede agregar m</w:t>
              </w:r>
            </w:ins>
            <w:ins w:id="123" w:author="g g" w:date="2016-11-05T21:41:00Z">
              <w:r w:rsidRPr="00DD566B">
                <w:t>ás palabras</w:t>
              </w:r>
            </w:ins>
            <w:ins w:id="124" w:author="g g" w:date="2016-11-05T21:53:00Z">
              <w:r w:rsidR="00DC6F53" w:rsidRPr="00DD566B">
                <w:t>. Las palabras se analizan de forma case insensitive por lo que no se tomará en cuen</w:t>
              </w:r>
            </w:ins>
            <w:ins w:id="125" w:author="g g" w:date="2016-11-05T21:54:00Z">
              <w:r w:rsidR="00DC6F53" w:rsidRPr="00DD566B">
                <w:t>t</w:t>
              </w:r>
            </w:ins>
            <w:ins w:id="126" w:author="g g" w:date="2016-11-05T21:53:00Z">
              <w:r w:rsidR="00DC6F53" w:rsidRPr="00DD566B">
                <w:t xml:space="preserve">a </w:t>
              </w:r>
            </w:ins>
            <w:ins w:id="127" w:author="g g" w:date="2016-11-05T21:54:00Z">
              <w:r w:rsidR="00DC6F53" w:rsidRPr="00DD566B">
                <w:t xml:space="preserve"> si </w:t>
              </w:r>
              <w:r w:rsidR="00E25A23" w:rsidRPr="00DD566B">
                <w:t>están en mayúsculas o minúsculas.</w:t>
              </w:r>
            </w:ins>
          </w:p>
        </w:tc>
      </w:tr>
      <w:tr w:rsidR="00A9420A" w:rsidRPr="00DD566B" w14:paraId="36DCD0E4" w14:textId="77777777" w:rsidTr="004C5CF0">
        <w:trPr>
          <w:ins w:id="128" w:author="g g" w:date="2016-11-05T21:20:00Z"/>
        </w:trPr>
        <w:tc>
          <w:tcPr>
            <w:cnfStyle w:val="001000000000" w:firstRow="0" w:lastRow="0" w:firstColumn="1" w:lastColumn="0" w:oddVBand="0" w:evenVBand="0" w:oddHBand="0" w:evenHBand="0" w:firstRowFirstColumn="0" w:firstRowLastColumn="0" w:lastRowFirstColumn="0" w:lastRowLastColumn="0"/>
            <w:tcW w:w="4981" w:type="dxa"/>
          </w:tcPr>
          <w:p w14:paraId="513BFB5B" w14:textId="71EAD553" w:rsidR="00A9420A" w:rsidRPr="00DD566B" w:rsidRDefault="00951802">
            <w:pPr>
              <w:rPr>
                <w:ins w:id="129" w:author="g g" w:date="2016-11-05T21:20:00Z"/>
              </w:rPr>
            </w:pPr>
            <w:ins w:id="130" w:author="g g" w:date="2016-11-05T21:34:00Z">
              <w:r w:rsidRPr="00DD566B">
                <w:t>Variables que tengan etiquetas HTML.</w:t>
              </w:r>
            </w:ins>
          </w:p>
        </w:tc>
        <w:tc>
          <w:tcPr>
            <w:tcW w:w="4981" w:type="dxa"/>
          </w:tcPr>
          <w:p w14:paraId="0526A6E2" w14:textId="11A5986D" w:rsidR="00A9420A" w:rsidRPr="00DD566B" w:rsidRDefault="00E25A23">
            <w:pPr>
              <w:cnfStyle w:val="000000000000" w:firstRow="0" w:lastRow="0" w:firstColumn="0" w:lastColumn="0" w:oddVBand="0" w:evenVBand="0" w:oddHBand="0" w:evenHBand="0" w:firstRowFirstColumn="0" w:firstRowLastColumn="0" w:lastRowFirstColumn="0" w:lastRowLastColumn="0"/>
              <w:rPr>
                <w:ins w:id="131" w:author="g g" w:date="2016-11-05T21:20:00Z"/>
              </w:rPr>
            </w:pPr>
            <w:ins w:id="132" w:author="g g" w:date="2016-11-05T21:58:00Z">
              <w:r w:rsidRPr="00DD566B">
                <w:t xml:space="preserve">Se usa una expresión regular para detectar </w:t>
              </w:r>
            </w:ins>
            <w:ins w:id="133" w:author="g g" w:date="2016-11-05T21:59:00Z">
              <w:r w:rsidRPr="00DD566B">
                <w:t>etiquetas HTML que exista a una de las variables.</w:t>
              </w:r>
            </w:ins>
          </w:p>
        </w:tc>
      </w:tr>
    </w:tbl>
    <w:p w14:paraId="7F837044" w14:textId="700C4E2E" w:rsidR="0022449A" w:rsidRPr="00DD566B" w:rsidRDefault="0022449A"/>
    <w:p w14:paraId="23201EF8" w14:textId="77777777" w:rsidR="0022449A" w:rsidRPr="00DD566B" w:rsidRDefault="0022449A">
      <w:r w:rsidRPr="00DD566B">
        <w:br w:type="page"/>
      </w:r>
    </w:p>
    <w:p w14:paraId="456171E1" w14:textId="519D88DB" w:rsidR="00C31ED5" w:rsidRPr="00DD566B" w:rsidRDefault="00C31ED5" w:rsidP="00324847">
      <w:pPr>
        <w:pStyle w:val="Ttulo2"/>
        <w:numPr>
          <w:ilvl w:val="1"/>
          <w:numId w:val="4"/>
        </w:numPr>
        <w:jc w:val="center"/>
        <w:rPr>
          <w:rFonts w:asciiTheme="minorHAnsi" w:hAnsiTheme="minorHAnsi"/>
          <w:b/>
          <w:color w:val="auto"/>
          <w:sz w:val="24"/>
          <w:szCs w:val="22"/>
        </w:rPr>
      </w:pPr>
      <w:bookmarkStart w:id="134" w:name="_Toc465688254"/>
      <w:bookmarkStart w:id="135" w:name="_Toc466500332"/>
      <w:r w:rsidRPr="00DD566B">
        <w:rPr>
          <w:rFonts w:asciiTheme="minorHAnsi" w:hAnsiTheme="minorHAnsi"/>
          <w:b/>
          <w:color w:val="auto"/>
          <w:sz w:val="24"/>
          <w:szCs w:val="22"/>
        </w:rPr>
        <w:lastRenderedPageBreak/>
        <w:t>Web Crawling / Spidering</w:t>
      </w:r>
      <w:bookmarkEnd w:id="134"/>
      <w:bookmarkEnd w:id="135"/>
    </w:p>
    <w:p w14:paraId="465A94D6" w14:textId="77777777" w:rsidR="00C31ED5" w:rsidRPr="00DD566B" w:rsidRDefault="00C31ED5" w:rsidP="00C31ED5">
      <w:pPr>
        <w:pStyle w:val="Prrafodelista"/>
      </w:pPr>
    </w:p>
    <w:p w14:paraId="284BC7BF" w14:textId="7CEB169A" w:rsidR="00C05C89" w:rsidRDefault="00C05C89" w:rsidP="00C10C92">
      <w:pPr>
        <w:spacing w:after="0" w:line="240" w:lineRule="auto"/>
        <w:ind w:firstLine="709"/>
        <w:jc w:val="both"/>
        <w:rPr>
          <w:noProof/>
          <w:lang w:eastAsia="es-MX"/>
        </w:rPr>
      </w:pPr>
      <w:r w:rsidRPr="00DD566B">
        <w:rPr>
          <w:noProof/>
          <w:lang w:eastAsia="es-MX"/>
        </w:rPr>
        <w:t>Para este  c</w:t>
      </w:r>
      <w:r w:rsidR="00C10C92">
        <w:rPr>
          <w:noProof/>
          <w:lang w:eastAsia="es-MX"/>
        </w:rPr>
        <w:t>aso se tomará como Crawling  o Spidering-B</w:t>
      </w:r>
      <w:r w:rsidRPr="00DD566B">
        <w:rPr>
          <w:noProof/>
          <w:lang w:eastAsia="es-MX"/>
        </w:rPr>
        <w:t>ot cuando en un determinado lapso de tiempo se  realice en promedio cierta cantidad de peticiones por segundo desde una misma dirección IP con el mismo User-Agent. La razón de obtener un promedio es porque algunas herramientas tardan en procesar las peticiones que van a lanzar al servidor, además se toma en consideración de que una misma dirección IP puede hacer distintas solicitudes con distintos User-Agent, por eso se considera como Crawler que una IP solicite muchos recursos y en cada petición use el mismo UserAgent.</w:t>
      </w:r>
    </w:p>
    <w:p w14:paraId="0E16EE6D" w14:textId="77777777" w:rsidR="00027876" w:rsidRPr="00DD566B" w:rsidRDefault="00027876" w:rsidP="00C10C92">
      <w:pPr>
        <w:spacing w:after="0" w:line="240" w:lineRule="auto"/>
        <w:ind w:firstLine="709"/>
        <w:jc w:val="both"/>
        <w:rPr>
          <w:noProof/>
          <w:lang w:eastAsia="es-MX"/>
        </w:rPr>
      </w:pPr>
    </w:p>
    <w:p w14:paraId="184438D3" w14:textId="355A78F6" w:rsidR="00686739" w:rsidRDefault="00686739" w:rsidP="00C10C92">
      <w:pPr>
        <w:spacing w:after="0" w:line="240" w:lineRule="auto"/>
        <w:ind w:firstLine="709"/>
        <w:jc w:val="both"/>
        <w:rPr>
          <w:noProof/>
          <w:lang w:eastAsia="es-MX"/>
        </w:rPr>
      </w:pPr>
      <w:r w:rsidRPr="00DD566B">
        <w:rPr>
          <w:noProof/>
          <w:lang w:eastAsia="es-MX"/>
        </w:rPr>
        <w:t>Para identificar una herramienta de tipo Crawler se necesita</w:t>
      </w:r>
      <w:r w:rsidR="00C33B5E" w:rsidRPr="00DD566B">
        <w:rPr>
          <w:noProof/>
          <w:lang w:eastAsia="es-MX"/>
        </w:rPr>
        <w:t>n</w:t>
      </w:r>
      <w:r w:rsidRPr="00DD566B">
        <w:rPr>
          <w:noProof/>
          <w:lang w:eastAsia="es-MX"/>
        </w:rPr>
        <w:t xml:space="preserve"> los siguientes elementos:</w:t>
      </w:r>
    </w:p>
    <w:p w14:paraId="56C9E87B" w14:textId="77777777" w:rsidR="00C10C92" w:rsidRPr="00DD566B" w:rsidRDefault="00C10C92" w:rsidP="00C10C92">
      <w:pPr>
        <w:spacing w:after="0" w:line="240" w:lineRule="auto"/>
        <w:ind w:firstLine="709"/>
        <w:jc w:val="both"/>
        <w:rPr>
          <w:noProof/>
          <w:lang w:eastAsia="es-MX"/>
        </w:rPr>
      </w:pPr>
    </w:p>
    <w:tbl>
      <w:tblPr>
        <w:tblStyle w:val="Tabladecuadrcula4-nfasis5"/>
        <w:tblW w:w="0" w:type="auto"/>
        <w:tblLook w:val="04A0" w:firstRow="1" w:lastRow="0" w:firstColumn="1" w:lastColumn="0" w:noHBand="0" w:noVBand="1"/>
      </w:tblPr>
      <w:tblGrid>
        <w:gridCol w:w="4981"/>
        <w:gridCol w:w="4981"/>
      </w:tblGrid>
      <w:tr w:rsidR="007B473D" w:rsidRPr="00DD566B" w14:paraId="34E8360A" w14:textId="77777777" w:rsidTr="007B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74E60E7" w14:textId="0956AA9E" w:rsidR="007B473D" w:rsidRPr="00DD566B" w:rsidRDefault="007B473D" w:rsidP="007B473D">
            <w:pPr>
              <w:jc w:val="center"/>
            </w:pPr>
            <w:r w:rsidRPr="00DD566B">
              <w:t xml:space="preserve">Elementos  para la detección para  de herramientas Web Crawling </w:t>
            </w:r>
          </w:p>
        </w:tc>
      </w:tr>
      <w:tr w:rsidR="00686739" w:rsidRPr="00DD566B" w14:paraId="0AFCF20E" w14:textId="77777777" w:rsidTr="007B473D">
        <w:trPr>
          <w:cnfStyle w:val="000000100000" w:firstRow="0" w:lastRow="0" w:firstColumn="0" w:lastColumn="0" w:oddVBand="0" w:evenVBand="0" w:oddHBand="1" w:evenHBand="0" w:firstRowFirstColumn="0" w:firstRowLastColumn="0" w:lastRowFirstColumn="0" w:lastRowLastColumn="0"/>
          <w:ins w:id="136"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0C44C81A" w14:textId="754284F3" w:rsidR="00686739" w:rsidRPr="00DD566B" w:rsidRDefault="00686739">
            <w:pPr>
              <w:jc w:val="center"/>
              <w:rPr>
                <w:ins w:id="137" w:author="g g" w:date="2016-11-05T20:13:00Z"/>
              </w:rPr>
              <w:pPrChange w:id="138" w:author="g g" w:date="2016-11-05T21:54:00Z">
                <w:pPr/>
              </w:pPrChange>
            </w:pPr>
            <w:ins w:id="139" w:author="g g" w:date="2016-11-05T20:33:00Z">
              <w:r w:rsidRPr="00DD566B">
                <w:t>Elemento</w:t>
              </w:r>
            </w:ins>
            <w:r w:rsidR="00C33B5E" w:rsidRPr="00DD566B">
              <w:rPr>
                <w:b w:val="0"/>
              </w:rPr>
              <w:t xml:space="preserve"> </w:t>
            </w:r>
          </w:p>
        </w:tc>
        <w:tc>
          <w:tcPr>
            <w:tcW w:w="4981" w:type="dxa"/>
          </w:tcPr>
          <w:p w14:paraId="45BD51EE" w14:textId="77777777" w:rsidR="00686739" w:rsidRPr="00DD566B" w:rsidRDefault="00686739">
            <w:pPr>
              <w:jc w:val="center"/>
              <w:cnfStyle w:val="000000100000" w:firstRow="0" w:lastRow="0" w:firstColumn="0" w:lastColumn="0" w:oddVBand="0" w:evenVBand="0" w:oddHBand="1" w:evenHBand="0" w:firstRowFirstColumn="0" w:firstRowLastColumn="0" w:lastRowFirstColumn="0" w:lastRowLastColumn="0"/>
              <w:rPr>
                <w:ins w:id="140" w:author="g g" w:date="2016-11-05T20:13:00Z"/>
                <w:b/>
                <w:rPrChange w:id="141" w:author="g g" w:date="2016-11-05T21:54:00Z">
                  <w:rPr>
                    <w:ins w:id="142" w:author="g g" w:date="2016-11-05T20:13:00Z"/>
                  </w:rPr>
                </w:rPrChange>
              </w:rPr>
              <w:pPrChange w:id="143" w:author="g g" w:date="2016-11-05T21:54:00Z">
                <w:pPr>
                  <w:cnfStyle w:val="000000100000" w:firstRow="0" w:lastRow="0" w:firstColumn="0" w:lastColumn="0" w:oddVBand="0" w:evenVBand="0" w:oddHBand="1" w:evenHBand="0" w:firstRowFirstColumn="0" w:firstRowLastColumn="0" w:lastRowFirstColumn="0" w:lastRowLastColumn="0"/>
                </w:pPr>
              </w:pPrChange>
            </w:pPr>
            <w:ins w:id="144" w:author="g g" w:date="2016-11-05T20:33:00Z">
              <w:r w:rsidRPr="00DD566B">
                <w:rPr>
                  <w:b/>
                  <w:rPrChange w:id="145" w:author="g g" w:date="2016-11-05T21:54:00Z">
                    <w:rPr/>
                  </w:rPrChange>
                </w:rPr>
                <w:t>Descripción</w:t>
              </w:r>
            </w:ins>
          </w:p>
        </w:tc>
      </w:tr>
      <w:tr w:rsidR="00686739" w:rsidRPr="00DD566B" w14:paraId="49143C22" w14:textId="77777777" w:rsidTr="007B473D">
        <w:trPr>
          <w:ins w:id="146"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4DEA75A" w14:textId="58117B57" w:rsidR="00686739" w:rsidRPr="00DD566B" w:rsidRDefault="00027876" w:rsidP="00FB6792">
            <w:pPr>
              <w:rPr>
                <w:ins w:id="147" w:author="g g" w:date="2016-11-05T20:13:00Z"/>
              </w:rPr>
            </w:pPr>
            <w:r w:rsidRPr="00DD566B">
              <w:t>Múltiples</w:t>
            </w:r>
            <w:r w:rsidR="00686739" w:rsidRPr="00DD566B">
              <w:t xml:space="preserve"> peticiones en un lapso de 10 segundos.</w:t>
            </w:r>
          </w:p>
        </w:tc>
        <w:tc>
          <w:tcPr>
            <w:tcW w:w="4981" w:type="dxa"/>
            <w:shd w:val="clear" w:color="auto" w:fill="auto"/>
          </w:tcPr>
          <w:p w14:paraId="0CC6FE3E" w14:textId="27C2E949" w:rsidR="00686739" w:rsidRPr="00DD566B" w:rsidRDefault="00686739" w:rsidP="003F04C2">
            <w:pPr>
              <w:jc w:val="both"/>
              <w:cnfStyle w:val="000000000000" w:firstRow="0" w:lastRow="0" w:firstColumn="0" w:lastColumn="0" w:oddVBand="0" w:evenVBand="0" w:oddHBand="0" w:evenHBand="0" w:firstRowFirstColumn="0" w:firstRowLastColumn="0" w:lastRowFirstColumn="0" w:lastRowLastColumn="0"/>
              <w:rPr>
                <w:ins w:id="148" w:author="g g" w:date="2016-11-05T20:13:00Z"/>
              </w:rPr>
            </w:pPr>
            <w:r w:rsidRPr="00DD566B">
              <w:t xml:space="preserve">Se necesita que </w:t>
            </w:r>
            <w:r w:rsidR="003F04C2" w:rsidRPr="00DD566B">
              <w:t>existan</w:t>
            </w:r>
            <w:r w:rsidRPr="00DD566B">
              <w:t xml:space="preserve"> muchas peticiones en un lapso de </w:t>
            </w:r>
            <w:r w:rsidR="003F04C2" w:rsidRPr="00DD566B">
              <w:t>1</w:t>
            </w:r>
            <w:r w:rsidRPr="00DD566B">
              <w:t>0 segu</w:t>
            </w:r>
            <w:r w:rsidR="009238EA" w:rsidRPr="00DD566B">
              <w:t>n</w:t>
            </w:r>
            <w:r w:rsidRPr="00DD566B">
              <w:t xml:space="preserve">dos, sin embargo este valor se puede modificar por medio del archivo de configuración en la variable </w:t>
            </w:r>
            <w:r w:rsidRPr="00DD566B">
              <w:rPr>
                <w:i/>
              </w:rPr>
              <w:t>duracionSeg</w:t>
            </w:r>
            <w:r w:rsidRPr="00DD566B">
              <w:t>.</w:t>
            </w:r>
          </w:p>
        </w:tc>
      </w:tr>
      <w:tr w:rsidR="00686739" w:rsidRPr="00DD566B" w14:paraId="4A65AA4F" w14:textId="77777777" w:rsidTr="007B473D">
        <w:trPr>
          <w:cnfStyle w:val="000000100000" w:firstRow="0" w:lastRow="0" w:firstColumn="0" w:lastColumn="0" w:oddVBand="0" w:evenVBand="0" w:oddHBand="1" w:evenHBand="0" w:firstRowFirstColumn="0" w:firstRowLastColumn="0" w:lastRowFirstColumn="0" w:lastRowLastColumn="0"/>
          <w:ins w:id="149"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53B341" w14:textId="77777777" w:rsidR="00686739" w:rsidRPr="00DD566B" w:rsidRDefault="00686739" w:rsidP="00FB6792">
            <w:pPr>
              <w:rPr>
                <w:ins w:id="150" w:author="g g" w:date="2016-11-05T21:20:00Z"/>
              </w:rPr>
            </w:pPr>
            <w:r w:rsidRPr="00DD566B">
              <w:t>IP y User-Agent.</w:t>
            </w:r>
          </w:p>
        </w:tc>
        <w:tc>
          <w:tcPr>
            <w:tcW w:w="4981" w:type="dxa"/>
            <w:shd w:val="clear" w:color="auto" w:fill="auto"/>
          </w:tcPr>
          <w:p w14:paraId="2E10825B" w14:textId="77777777" w:rsidR="00686739" w:rsidRPr="00DD566B" w:rsidRDefault="00686739">
            <w:pPr>
              <w:jc w:val="both"/>
              <w:cnfStyle w:val="000000100000" w:firstRow="0" w:lastRow="0" w:firstColumn="0" w:lastColumn="0" w:oddVBand="0" w:evenVBand="0" w:oddHBand="1" w:evenHBand="0" w:firstRowFirstColumn="0" w:firstRowLastColumn="0" w:lastRowFirstColumn="0" w:lastRowLastColumn="0"/>
              <w:rPr>
                <w:ins w:id="151" w:author="g g" w:date="2016-11-05T21:20:00Z"/>
              </w:rPr>
              <w:pPrChange w:id="152" w:author="g g" w:date="2016-11-05T21:54:00Z">
                <w:pPr>
                  <w:cnfStyle w:val="000000100000" w:firstRow="0" w:lastRow="0" w:firstColumn="0" w:lastColumn="0" w:oddVBand="0" w:evenVBand="0" w:oddHBand="1" w:evenHBand="0" w:firstRowFirstColumn="0" w:firstRowLastColumn="0" w:lastRowFirstColumn="0" w:lastRowLastColumn="0"/>
                </w:pPr>
              </w:pPrChange>
            </w:pPr>
            <w:r w:rsidRPr="00DD566B">
              <w:t>Para que sea detectada una herramienta,  se necesita que las peticiones de una IP sean provenientes del mismo User-Agent</w:t>
            </w:r>
          </w:p>
        </w:tc>
      </w:tr>
      <w:tr w:rsidR="00686739" w:rsidRPr="00DD566B" w14:paraId="1E8ADC08" w14:textId="77777777" w:rsidTr="007B473D">
        <w:trPr>
          <w:ins w:id="153"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39437CF4" w14:textId="77777777" w:rsidR="00686739" w:rsidRPr="00DD566B" w:rsidRDefault="00686739" w:rsidP="00FB6792">
            <w:pPr>
              <w:rPr>
                <w:ins w:id="154" w:author="g g" w:date="2016-11-05T21:20:00Z"/>
              </w:rPr>
            </w:pPr>
            <w:r w:rsidRPr="00DD566B">
              <w:t>Promedio de peticiones realizadas en un segundo.</w:t>
            </w:r>
          </w:p>
        </w:tc>
        <w:tc>
          <w:tcPr>
            <w:tcW w:w="4981" w:type="dxa"/>
            <w:shd w:val="clear" w:color="auto" w:fill="auto"/>
          </w:tcPr>
          <w:p w14:paraId="6D1D77D3" w14:textId="77777777" w:rsidR="00686739" w:rsidRPr="00DD566B" w:rsidRDefault="00686739" w:rsidP="00FB6792">
            <w:pPr>
              <w:jc w:val="both"/>
              <w:cnfStyle w:val="000000000000" w:firstRow="0" w:lastRow="0" w:firstColumn="0" w:lastColumn="0" w:oddVBand="0" w:evenVBand="0" w:oddHBand="0" w:evenHBand="0" w:firstRowFirstColumn="0" w:firstRowLastColumn="0" w:lastRowFirstColumn="0" w:lastRowLastColumn="0"/>
              <w:rPr>
                <w:ins w:id="155" w:author="g g" w:date="2016-11-05T21:20:00Z"/>
              </w:rPr>
            </w:pPr>
            <w:r w:rsidRPr="00DD566B">
              <w:t xml:space="preserve">Se calcula el promedio de las peticiones realizadas y después se compara con una variable que se encuentra en el archivo de configuración, dicha variable se llama </w:t>
            </w:r>
            <w:r w:rsidRPr="00DD566B">
              <w:rPr>
                <w:i/>
              </w:rPr>
              <w:t>frecPromPeticionSeg</w:t>
            </w:r>
            <w:r w:rsidRPr="00DD566B">
              <w:t xml:space="preserve"> y por defecto tiene el valor de 3 segundos.</w:t>
            </w:r>
          </w:p>
        </w:tc>
      </w:tr>
      <w:tr w:rsidR="00686739" w:rsidRPr="00DD566B" w14:paraId="1C3CAAC3"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027D47B" w14:textId="77777777" w:rsidR="00686739" w:rsidRPr="00DD566B" w:rsidRDefault="00686739" w:rsidP="00FB6792">
            <w:r w:rsidRPr="00DD566B">
              <w:t>Petición de distintos recursos.</w:t>
            </w:r>
          </w:p>
        </w:tc>
        <w:tc>
          <w:tcPr>
            <w:tcW w:w="4981" w:type="dxa"/>
            <w:shd w:val="clear" w:color="auto" w:fill="auto"/>
          </w:tcPr>
          <w:p w14:paraId="230F47A8" w14:textId="215ECF42" w:rsidR="00686739" w:rsidRPr="00DD566B" w:rsidRDefault="00686739" w:rsidP="00467662">
            <w:pPr>
              <w:jc w:val="both"/>
              <w:cnfStyle w:val="000000100000" w:firstRow="0" w:lastRow="0" w:firstColumn="0" w:lastColumn="0" w:oddVBand="0" w:evenVBand="0" w:oddHBand="1" w:evenHBand="0" w:firstRowFirstColumn="0" w:firstRowLastColumn="0" w:lastRowFirstColumn="0" w:lastRowLastColumn="0"/>
            </w:pPr>
            <w:r w:rsidRPr="00DD566B">
              <w:t xml:space="preserve">El objetivo de un Crawler </w:t>
            </w:r>
            <w:r w:rsidR="003F04C2" w:rsidRPr="00DD566B">
              <w:t xml:space="preserve">es el de elaborar un árbol </w:t>
            </w:r>
            <w:r w:rsidRPr="00DD566B">
              <w:t xml:space="preserve">del sitio, por lo tanto se verificará que no se </w:t>
            </w:r>
            <w:r w:rsidR="00467662" w:rsidRPr="00DD566B">
              <w:t xml:space="preserve">solicite </w:t>
            </w:r>
            <w:r w:rsidRPr="00DD566B">
              <w:t>el mismo recurso en todas las peticiones.</w:t>
            </w:r>
          </w:p>
        </w:tc>
      </w:tr>
      <w:tr w:rsidR="00686739" w:rsidRPr="00DD566B" w14:paraId="1C85031D"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E6FAD31" w14:textId="77777777" w:rsidR="00686739" w:rsidRPr="00DD566B" w:rsidRDefault="00686739" w:rsidP="00FB6792">
            <w:r w:rsidRPr="00DD566B">
              <w:t>Nombre del User-Agent correspondiente a una herramienta conocida para indexar sitios Web.</w:t>
            </w:r>
          </w:p>
        </w:tc>
        <w:tc>
          <w:tcPr>
            <w:tcW w:w="4981" w:type="dxa"/>
            <w:shd w:val="clear" w:color="auto" w:fill="auto"/>
          </w:tcPr>
          <w:p w14:paraId="7D540D09" w14:textId="0FB1B6B8" w:rsidR="00686739" w:rsidRPr="00DD566B" w:rsidRDefault="00686739" w:rsidP="00C10C92">
            <w:pPr>
              <w:jc w:val="both"/>
              <w:cnfStyle w:val="000000000000" w:firstRow="0" w:lastRow="0" w:firstColumn="0" w:lastColumn="0" w:oddVBand="0" w:evenVBand="0" w:oddHBand="0" w:evenHBand="0" w:firstRowFirstColumn="0" w:firstRowLastColumn="0" w:lastRowFirstColumn="0" w:lastRowLastColumn="0"/>
            </w:pPr>
            <w:r w:rsidRPr="00DD566B">
              <w:t xml:space="preserve">Para distinguir entre un Crawler y un </w:t>
            </w:r>
            <w:r w:rsidR="00C10C92">
              <w:t>B</w:t>
            </w:r>
            <w:r w:rsidRPr="00DD566B">
              <w:t>ot se apoya del User-Agent.</w:t>
            </w:r>
          </w:p>
        </w:tc>
      </w:tr>
    </w:tbl>
    <w:p w14:paraId="35D5384B" w14:textId="77777777" w:rsidR="00686739" w:rsidRPr="00DD566B" w:rsidRDefault="00686739" w:rsidP="00686739">
      <w:pPr>
        <w:tabs>
          <w:tab w:val="left" w:pos="7635"/>
        </w:tabs>
      </w:pPr>
      <w:r w:rsidRPr="00DD566B">
        <w:tab/>
      </w:r>
    </w:p>
    <w:p w14:paraId="5B7590F4" w14:textId="77777777" w:rsidR="00A43832" w:rsidRDefault="00C33B5E">
      <w:pPr>
        <w:sectPr w:rsidR="00A43832" w:rsidSect="002D58CD">
          <w:headerReference w:type="default" r:id="rId36"/>
          <w:footerReference w:type="default" r:id="rId37"/>
          <w:headerReference w:type="first" r:id="rId38"/>
          <w:footerReference w:type="first" r:id="rId39"/>
          <w:pgSz w:w="12240" w:h="15840"/>
          <w:pgMar w:top="1134" w:right="1134" w:bottom="1134" w:left="1134" w:header="709" w:footer="709" w:gutter="0"/>
          <w:cols w:space="708"/>
          <w:titlePg/>
          <w:docGrid w:linePitch="360"/>
        </w:sectPr>
      </w:pPr>
      <w:r w:rsidRPr="00DD566B">
        <w:br w:type="page"/>
      </w:r>
    </w:p>
    <w:p w14:paraId="3E2F38B8" w14:textId="534BEA43" w:rsidR="00230FAB" w:rsidRPr="00DD566B" w:rsidRDefault="004170B3" w:rsidP="00027876">
      <w:pPr>
        <w:tabs>
          <w:tab w:val="left" w:pos="6198"/>
        </w:tabs>
        <w:spacing w:after="0" w:line="240" w:lineRule="auto"/>
        <w:ind w:firstLine="709"/>
        <w:jc w:val="both"/>
      </w:pPr>
      <w:r w:rsidRPr="00DD566B">
        <w:lastRenderedPageBreak/>
        <w:t xml:space="preserve">Como se mencionó anteriormente  en el </w:t>
      </w:r>
      <w:r w:rsidR="00686739" w:rsidRPr="00DD566B">
        <w:t>c</w:t>
      </w:r>
      <w:r w:rsidR="00A213B2" w:rsidRPr="00DD566B">
        <w:t>a</w:t>
      </w:r>
      <w:r w:rsidR="00686739" w:rsidRPr="00DD566B">
        <w:t>pítulo</w:t>
      </w:r>
      <w:r w:rsidRPr="00DD566B">
        <w:t xml:space="preserve"> </w:t>
      </w:r>
      <w:r w:rsidRPr="00DD566B">
        <w:rPr>
          <w:i/>
        </w:rPr>
        <w:t xml:space="preserve">2. Análisis de </w:t>
      </w:r>
      <w:r w:rsidRPr="00DD566B">
        <w:t>bitácoras s</w:t>
      </w:r>
      <w:r w:rsidR="00C31ED5" w:rsidRPr="00DD566B">
        <w:t xml:space="preserve">e </w:t>
      </w:r>
      <w:r w:rsidRPr="00DD566B">
        <w:t xml:space="preserve"> requiere una estructura de datos </w:t>
      </w:r>
      <w:r w:rsidR="00C31ED5" w:rsidRPr="00DD566B">
        <w:t xml:space="preserve"> </w:t>
      </w:r>
      <w:r w:rsidRPr="00DD566B">
        <w:t>que facilit</w:t>
      </w:r>
      <w:r w:rsidR="00230FAB" w:rsidRPr="00DD566B">
        <w:t>a</w:t>
      </w:r>
      <w:r w:rsidRPr="00DD566B">
        <w:t xml:space="preserve"> el an</w:t>
      </w:r>
      <w:r w:rsidR="009B20C8" w:rsidRPr="00DD566B">
        <w:t>álisis,</w:t>
      </w:r>
      <w:r w:rsidR="00230FAB" w:rsidRPr="00DD566B">
        <w:t xml:space="preserve"> </w:t>
      </w:r>
      <w:r w:rsidR="00F82677" w:rsidRPr="00DD566B">
        <w:t>la</w:t>
      </w:r>
      <w:r w:rsidR="00230FAB" w:rsidRPr="00DD566B">
        <w:t xml:space="preserve"> cual se muestra a continuación:</w:t>
      </w:r>
    </w:p>
    <w:p w14:paraId="0C340F09" w14:textId="5738FED3" w:rsidR="00C31ED5" w:rsidRDefault="00724A25" w:rsidP="001C7C49">
      <w:pPr>
        <w:tabs>
          <w:tab w:val="left" w:pos="6198"/>
        </w:tabs>
        <w:jc w:val="center"/>
      </w:pPr>
      <w:r>
        <w:pict w14:anchorId="1DBADB63">
          <v:shape id="_x0000_i1026" type="#_x0000_t75" style="width:664.55pt;height:248.3pt">
            <v:imagedata r:id="rId40" o:title="Estructura Crawler"/>
          </v:shape>
        </w:pict>
      </w:r>
    </w:p>
    <w:p w14:paraId="5BCFBD26" w14:textId="77777777" w:rsidR="001C7C49" w:rsidRDefault="001C7C49" w:rsidP="00230FAB">
      <w:pPr>
        <w:tabs>
          <w:tab w:val="left" w:pos="6198"/>
        </w:tabs>
        <w:jc w:val="both"/>
      </w:pPr>
    </w:p>
    <w:p w14:paraId="7BF91D14" w14:textId="4C83D906" w:rsidR="00A43832" w:rsidRDefault="00F27620" w:rsidP="00027876">
      <w:pPr>
        <w:tabs>
          <w:tab w:val="left" w:pos="6198"/>
        </w:tabs>
        <w:spacing w:after="0" w:line="240" w:lineRule="auto"/>
        <w:ind w:firstLine="709"/>
        <w:jc w:val="both"/>
        <w:sectPr w:rsidR="00A43832" w:rsidSect="00A43832">
          <w:pgSz w:w="15840" w:h="12240" w:orient="landscape"/>
          <w:pgMar w:top="1134" w:right="1134" w:bottom="1134" w:left="1134" w:header="709" w:footer="709" w:gutter="0"/>
          <w:cols w:space="708"/>
          <w:titlePg/>
          <w:docGrid w:linePitch="360"/>
        </w:sectPr>
      </w:pPr>
      <w:r w:rsidRPr="00DD566B">
        <w:t>Existe un</w:t>
      </w:r>
      <w:r w:rsidR="00230FAB" w:rsidRPr="00DD566B">
        <w:t xml:space="preserve"> hash (cuadro azul) cuya llave es la dirección IP (9.9.9.9) el cual es un elemento </w:t>
      </w:r>
      <w:r w:rsidRPr="00DD566B">
        <w:t>único</w:t>
      </w:r>
      <w:r w:rsidR="00230FAB" w:rsidRPr="00DD566B">
        <w:t xml:space="preserve">, el valor que </w:t>
      </w:r>
      <w:r w:rsidR="0016550D" w:rsidRPr="00DD566B">
        <w:t>regresa</w:t>
      </w:r>
      <w:r w:rsidR="00230FAB" w:rsidRPr="00DD566B">
        <w:t xml:space="preserve"> es la referencia de otro hash (cuadro amarillo) en donde las llaves ahora serán los User-Agent</w:t>
      </w:r>
      <w:r w:rsidR="00027876">
        <w:t xml:space="preserve"> </w:t>
      </w:r>
      <w:r w:rsidR="00230FAB" w:rsidRPr="00DD566B">
        <w:t>( Acunetix, Chrome</w:t>
      </w:r>
      <w:r w:rsidRPr="00DD566B">
        <w:t>, etc.</w:t>
      </w:r>
      <w:r w:rsidR="00230FAB" w:rsidRPr="00DD566B">
        <w:t xml:space="preserve">) </w:t>
      </w:r>
      <w:r w:rsidRPr="00DD566B">
        <w:t>asociados a una dirección IP determinada</w:t>
      </w:r>
      <w:r w:rsidR="00230FAB" w:rsidRPr="00DD566B">
        <w:t xml:space="preserve">, el valor que </w:t>
      </w:r>
      <w:r w:rsidRPr="00DD566B">
        <w:t xml:space="preserve">asociado </w:t>
      </w:r>
      <w:r w:rsidR="00230FAB" w:rsidRPr="00DD566B">
        <w:t>es la referencia a otro hash (cuadro  verde) en donde se tiene la marca de tiempo como llave</w:t>
      </w:r>
      <w:r w:rsidR="0016550D" w:rsidRPr="00DD566B">
        <w:t>,</w:t>
      </w:r>
      <w:r w:rsidR="00230FAB" w:rsidRPr="00DD566B">
        <w:t xml:space="preserve"> </w:t>
      </w:r>
      <w:r w:rsidRPr="00DD566B">
        <w:t>el cual es</w:t>
      </w:r>
      <w:r w:rsidR="00230FAB" w:rsidRPr="00DD566B">
        <w:t xml:space="preserve"> referencia a un arreglo </w:t>
      </w:r>
      <w:r w:rsidRPr="00DD566B">
        <w:t xml:space="preserve">que </w:t>
      </w:r>
      <w:r w:rsidR="00230FAB" w:rsidRPr="00DD566B">
        <w:t>contiene los elementos solicitados durante ese instante.</w:t>
      </w:r>
    </w:p>
    <w:p w14:paraId="73B7D8B3" w14:textId="19365F46" w:rsidR="008B01B6" w:rsidRPr="00DD566B" w:rsidRDefault="00724A25" w:rsidP="001C2221">
      <w:r>
        <w:lastRenderedPageBreak/>
        <w:pict w14:anchorId="03AB6116">
          <v:shape id="_x0000_i1027" type="#_x0000_t75" style="width:498.2pt;height:588.4pt">
            <v:imagedata r:id="rId41" o:title="Crawler"/>
          </v:shape>
        </w:pict>
      </w:r>
    </w:p>
    <w:p w14:paraId="2408BCD6" w14:textId="549C7213" w:rsidR="00C31ED5" w:rsidRPr="00DD566B" w:rsidRDefault="007A3E94" w:rsidP="00324847">
      <w:pPr>
        <w:pStyle w:val="Ttulo2"/>
        <w:numPr>
          <w:ilvl w:val="1"/>
          <w:numId w:val="4"/>
        </w:numPr>
        <w:jc w:val="center"/>
        <w:rPr>
          <w:rFonts w:asciiTheme="minorHAnsi" w:hAnsiTheme="minorHAnsi"/>
          <w:b/>
          <w:color w:val="auto"/>
          <w:sz w:val="24"/>
          <w:szCs w:val="22"/>
        </w:rPr>
      </w:pPr>
      <w:bookmarkStart w:id="156" w:name="_Toc465688255"/>
      <w:bookmarkStart w:id="157" w:name="_Toc466500333"/>
      <w:r w:rsidRPr="00DD566B">
        <w:rPr>
          <w:rFonts w:asciiTheme="minorHAnsi" w:hAnsiTheme="minorHAnsi"/>
          <w:b/>
          <w:color w:val="auto"/>
          <w:sz w:val="24"/>
          <w:szCs w:val="22"/>
        </w:rPr>
        <w:lastRenderedPageBreak/>
        <w:t>Path Tra</w:t>
      </w:r>
      <w:r w:rsidR="00C31ED5" w:rsidRPr="00DD566B">
        <w:rPr>
          <w:rFonts w:asciiTheme="minorHAnsi" w:hAnsiTheme="minorHAnsi"/>
          <w:b/>
          <w:color w:val="auto"/>
          <w:sz w:val="24"/>
          <w:szCs w:val="22"/>
        </w:rPr>
        <w:t>versa</w:t>
      </w:r>
      <w:r w:rsidR="00324847" w:rsidRPr="00DD566B">
        <w:rPr>
          <w:rFonts w:asciiTheme="minorHAnsi" w:hAnsiTheme="minorHAnsi"/>
          <w:b/>
          <w:color w:val="auto"/>
          <w:sz w:val="24"/>
          <w:szCs w:val="22"/>
        </w:rPr>
        <w:t>l</w:t>
      </w:r>
      <w:bookmarkEnd w:id="156"/>
      <w:bookmarkEnd w:id="157"/>
    </w:p>
    <w:p w14:paraId="1FD301CA" w14:textId="77777777" w:rsidR="00E64355" w:rsidRPr="00DD566B" w:rsidRDefault="00E64355" w:rsidP="00E64355"/>
    <w:p w14:paraId="2B94F2D3" w14:textId="49BA7A68" w:rsidR="00377164" w:rsidRDefault="00C77DA3" w:rsidP="00027876">
      <w:pPr>
        <w:spacing w:after="0" w:line="240" w:lineRule="auto"/>
        <w:ind w:firstLine="709"/>
        <w:jc w:val="both"/>
      </w:pPr>
      <w:r w:rsidRPr="00DD566B">
        <w:t>Para este caso solo se detectarán aquellos intentos que se realicen en un sistema operativo derivado de UNIX,</w:t>
      </w:r>
      <w:r w:rsidR="00B81E2D" w:rsidRPr="00DD566B">
        <w:t xml:space="preserve"> en este sub</w:t>
      </w:r>
      <w:r w:rsidR="00EA21D1" w:rsidRPr="00DD566B">
        <w:t xml:space="preserve">módulo se analizan las variables y los directorios,  </w:t>
      </w:r>
      <w:r w:rsidR="00E13EF4" w:rsidRPr="00DD566B">
        <w:t>teniendo dos  listas negras las cuales se encuentran en el Anexo A.</w:t>
      </w:r>
    </w:p>
    <w:p w14:paraId="645D9F19" w14:textId="77777777" w:rsidR="00027876" w:rsidRPr="00DD566B" w:rsidRDefault="00027876" w:rsidP="00027876">
      <w:pPr>
        <w:spacing w:after="0" w:line="240" w:lineRule="auto"/>
        <w:ind w:firstLine="709"/>
        <w:jc w:val="both"/>
      </w:pPr>
    </w:p>
    <w:p w14:paraId="544F07DD" w14:textId="57839459" w:rsidR="00EA21D1" w:rsidRPr="00DD566B" w:rsidRDefault="00377164" w:rsidP="00027876">
      <w:pPr>
        <w:spacing w:after="0" w:line="240" w:lineRule="auto"/>
        <w:ind w:firstLine="709"/>
        <w:jc w:val="both"/>
      </w:pPr>
      <w:r w:rsidRPr="00DD566B">
        <w:t xml:space="preserve">El </w:t>
      </w:r>
      <w:r w:rsidR="00E13EF4" w:rsidRPr="00DD566B">
        <w:t xml:space="preserve">siguiente </w:t>
      </w:r>
      <w:r w:rsidRPr="00DD566B">
        <w:t xml:space="preserve">diagrama de flujo </w:t>
      </w:r>
      <w:r w:rsidR="00E13EF4" w:rsidRPr="00DD566B">
        <w:t>muestra el proceso del análisis</w:t>
      </w:r>
      <w:r w:rsidRPr="00DD566B">
        <w:t>:</w:t>
      </w:r>
    </w:p>
    <w:p w14:paraId="6486F444" w14:textId="68BA7683" w:rsidR="000E3D1A" w:rsidRPr="00DD566B" w:rsidRDefault="00724A25">
      <w:r>
        <w:pict w14:anchorId="654A716D">
          <v:shape id="_x0000_i1028" type="#_x0000_t75" style="width:540.4pt;height:482.5pt">
            <v:imagedata r:id="rId42" o:title="PT"/>
          </v:shape>
        </w:pict>
      </w:r>
    </w:p>
    <w:p w14:paraId="70596FC7" w14:textId="76327506" w:rsidR="000F0334" w:rsidRPr="00DD566B" w:rsidRDefault="003A5D7F" w:rsidP="00027876">
      <w:pPr>
        <w:tabs>
          <w:tab w:val="left" w:pos="7371"/>
        </w:tabs>
        <w:spacing w:after="0" w:line="240" w:lineRule="auto"/>
        <w:ind w:firstLine="709"/>
      </w:pPr>
      <w:r w:rsidRPr="00DD566B">
        <w:lastRenderedPageBreak/>
        <w:t>Para la detección de un evento de tipo Path Traversal se considera la lo siguiente:</w:t>
      </w:r>
    </w:p>
    <w:p w14:paraId="13AC71C7" w14:textId="5EA3718D" w:rsidR="000F0334" w:rsidRPr="00DD566B" w:rsidRDefault="000F0334"/>
    <w:tbl>
      <w:tblPr>
        <w:tblStyle w:val="Tabladecuadrcula4-nfasis5"/>
        <w:tblW w:w="0" w:type="auto"/>
        <w:tblLook w:val="04A0" w:firstRow="1" w:lastRow="0" w:firstColumn="1" w:lastColumn="0" w:noHBand="0" w:noVBand="1"/>
      </w:tblPr>
      <w:tblGrid>
        <w:gridCol w:w="4981"/>
        <w:gridCol w:w="4981"/>
      </w:tblGrid>
      <w:tr w:rsidR="000F0334" w:rsidRPr="00DD566B" w14:paraId="5ADBB959" w14:textId="77777777" w:rsidTr="00FB6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9959757" w14:textId="77777777" w:rsidR="000F0334" w:rsidRPr="00DD566B" w:rsidRDefault="000F0334" w:rsidP="00592815">
            <w:pPr>
              <w:jc w:val="center"/>
              <w:rPr>
                <w:b w:val="0"/>
              </w:rPr>
            </w:pPr>
            <w:r w:rsidRPr="00DD566B">
              <w:rPr>
                <w:b w:val="0"/>
              </w:rPr>
              <w:t>Elementos  para la detección para  de herramientas Web Crawling</w:t>
            </w:r>
            <w:r w:rsidRPr="00DD566B">
              <w:t xml:space="preserve"> </w:t>
            </w:r>
          </w:p>
        </w:tc>
      </w:tr>
      <w:tr w:rsidR="000F0334" w:rsidRPr="00DD566B" w14:paraId="38F1B60A" w14:textId="77777777" w:rsidTr="00FB6792">
        <w:trPr>
          <w:cnfStyle w:val="000000100000" w:firstRow="0" w:lastRow="0" w:firstColumn="0" w:lastColumn="0" w:oddVBand="0" w:evenVBand="0" w:oddHBand="1" w:evenHBand="0" w:firstRowFirstColumn="0" w:firstRowLastColumn="0" w:lastRowFirstColumn="0" w:lastRowLastColumn="0"/>
          <w:ins w:id="158"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3A6275E1" w14:textId="77777777" w:rsidR="000F0334" w:rsidRPr="00DD566B" w:rsidRDefault="000F0334">
            <w:pPr>
              <w:jc w:val="center"/>
              <w:rPr>
                <w:ins w:id="159" w:author="g g" w:date="2016-11-05T20:13:00Z"/>
              </w:rPr>
              <w:pPrChange w:id="160" w:author="g g" w:date="2016-11-05T21:54:00Z">
                <w:pPr/>
              </w:pPrChange>
            </w:pPr>
            <w:ins w:id="161" w:author="g g" w:date="2016-11-05T20:33:00Z">
              <w:r w:rsidRPr="00DD566B">
                <w:t>Elemento</w:t>
              </w:r>
            </w:ins>
            <w:r w:rsidRPr="00DD566B">
              <w:rPr>
                <w:b w:val="0"/>
              </w:rPr>
              <w:t xml:space="preserve"> </w:t>
            </w:r>
          </w:p>
        </w:tc>
        <w:tc>
          <w:tcPr>
            <w:tcW w:w="4981" w:type="dxa"/>
          </w:tcPr>
          <w:p w14:paraId="6E511DD0" w14:textId="77777777" w:rsidR="000F0334" w:rsidRPr="00DD566B" w:rsidRDefault="000F0334">
            <w:pPr>
              <w:jc w:val="center"/>
              <w:cnfStyle w:val="000000100000" w:firstRow="0" w:lastRow="0" w:firstColumn="0" w:lastColumn="0" w:oddVBand="0" w:evenVBand="0" w:oddHBand="1" w:evenHBand="0" w:firstRowFirstColumn="0" w:firstRowLastColumn="0" w:lastRowFirstColumn="0" w:lastRowLastColumn="0"/>
              <w:rPr>
                <w:ins w:id="162" w:author="g g" w:date="2016-11-05T20:13:00Z"/>
                <w:b/>
                <w:rPrChange w:id="163" w:author="g g" w:date="2016-11-05T21:54:00Z">
                  <w:rPr>
                    <w:ins w:id="164" w:author="g g" w:date="2016-11-05T20:13:00Z"/>
                  </w:rPr>
                </w:rPrChange>
              </w:rPr>
              <w:pPrChange w:id="165" w:author="g g" w:date="2016-11-05T21:54:00Z">
                <w:pPr>
                  <w:cnfStyle w:val="000000100000" w:firstRow="0" w:lastRow="0" w:firstColumn="0" w:lastColumn="0" w:oddVBand="0" w:evenVBand="0" w:oddHBand="1" w:evenHBand="0" w:firstRowFirstColumn="0" w:firstRowLastColumn="0" w:lastRowFirstColumn="0" w:lastRowLastColumn="0"/>
                </w:pPr>
              </w:pPrChange>
            </w:pPr>
            <w:ins w:id="166" w:author="g g" w:date="2016-11-05T20:33:00Z">
              <w:r w:rsidRPr="00DD566B">
                <w:rPr>
                  <w:b/>
                  <w:rPrChange w:id="167" w:author="g g" w:date="2016-11-05T21:54:00Z">
                    <w:rPr/>
                  </w:rPrChange>
                </w:rPr>
                <w:t>Descripción</w:t>
              </w:r>
            </w:ins>
          </w:p>
        </w:tc>
      </w:tr>
      <w:tr w:rsidR="000F0334" w:rsidRPr="00DD566B" w14:paraId="2DBC36E0" w14:textId="77777777" w:rsidTr="00FB6792">
        <w:trPr>
          <w:ins w:id="168"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BE172AE" w14:textId="3975411A" w:rsidR="000F0334" w:rsidRPr="00DD566B" w:rsidRDefault="003A5D7F" w:rsidP="00FB6792">
            <w:pPr>
              <w:rPr>
                <w:ins w:id="169" w:author="g g" w:date="2016-11-05T20:13:00Z"/>
              </w:rPr>
            </w:pPr>
            <w:r w:rsidRPr="00DD566B">
              <w:t>Recuso solicitado con variables cuyos valores estén en una lista negra</w:t>
            </w:r>
          </w:p>
        </w:tc>
        <w:tc>
          <w:tcPr>
            <w:tcW w:w="4981" w:type="dxa"/>
            <w:shd w:val="clear" w:color="auto" w:fill="auto"/>
          </w:tcPr>
          <w:p w14:paraId="02F936E9" w14:textId="3E632D3B" w:rsidR="000F0334" w:rsidRPr="00DD566B" w:rsidRDefault="003A5D7F" w:rsidP="003A5D7F">
            <w:pPr>
              <w:jc w:val="both"/>
              <w:cnfStyle w:val="000000000000" w:firstRow="0" w:lastRow="0" w:firstColumn="0" w:lastColumn="0" w:oddVBand="0" w:evenVBand="0" w:oddHBand="0" w:evenHBand="0" w:firstRowFirstColumn="0" w:firstRowLastColumn="0" w:lastRowFirstColumn="0" w:lastRowLastColumn="0"/>
              <w:rPr>
                <w:ins w:id="170" w:author="g g" w:date="2016-11-05T20:13:00Z"/>
              </w:rPr>
            </w:pPr>
            <w:r w:rsidRPr="00DD566B">
              <w:t>En el anexo A apartado 10.5 Lista negra para Path Traversal con variables en la URL se muestra la lista que se usa, en dicha lista además de buscar coincidencias con los caracteres ../ se verifica que no exista la solicitud de archivos comunes</w:t>
            </w:r>
            <w:r w:rsidR="00D016FE" w:rsidRPr="00DD566B">
              <w:t>,</w:t>
            </w:r>
            <w:r w:rsidRPr="00DD566B">
              <w:t xml:space="preserve"> por ejemplo /etc/passwd</w:t>
            </w:r>
          </w:p>
        </w:tc>
      </w:tr>
      <w:tr w:rsidR="000F0334" w:rsidRPr="00DD566B" w14:paraId="67F42A4F" w14:textId="77777777" w:rsidTr="00FB6792">
        <w:trPr>
          <w:cnfStyle w:val="000000100000" w:firstRow="0" w:lastRow="0" w:firstColumn="0" w:lastColumn="0" w:oddVBand="0" w:evenVBand="0" w:oddHBand="1" w:evenHBand="0" w:firstRowFirstColumn="0" w:firstRowLastColumn="0" w:lastRowFirstColumn="0" w:lastRowLastColumn="0"/>
          <w:ins w:id="171"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920BFE" w14:textId="624F5B15" w:rsidR="000F0334" w:rsidRPr="00DD566B" w:rsidRDefault="003A5D7F" w:rsidP="00FB6792">
            <w:pPr>
              <w:rPr>
                <w:ins w:id="172" w:author="g g" w:date="2016-11-05T21:20:00Z"/>
              </w:rPr>
            </w:pPr>
            <w:r w:rsidRPr="00DD566B">
              <w:t>Directorios solicitados con los caracteres ../</w:t>
            </w:r>
          </w:p>
        </w:tc>
        <w:tc>
          <w:tcPr>
            <w:tcW w:w="4981" w:type="dxa"/>
            <w:shd w:val="clear" w:color="auto" w:fill="auto"/>
          </w:tcPr>
          <w:p w14:paraId="05E2C6E0" w14:textId="06800E0B" w:rsidR="000F0334" w:rsidRPr="00DD566B" w:rsidRDefault="008B0063">
            <w:pPr>
              <w:jc w:val="both"/>
              <w:cnfStyle w:val="000000100000" w:firstRow="0" w:lastRow="0" w:firstColumn="0" w:lastColumn="0" w:oddVBand="0" w:evenVBand="0" w:oddHBand="1" w:evenHBand="0" w:firstRowFirstColumn="0" w:firstRowLastColumn="0" w:lastRowFirstColumn="0" w:lastRowLastColumn="0"/>
              <w:rPr>
                <w:ins w:id="173" w:author="g g" w:date="2016-11-05T21:20:00Z"/>
              </w:rPr>
              <w:pPrChange w:id="174" w:author="g g" w:date="2016-11-05T21:54:00Z">
                <w:pPr>
                  <w:cnfStyle w:val="000000100000" w:firstRow="0" w:lastRow="0" w:firstColumn="0" w:lastColumn="0" w:oddVBand="0" w:evenVBand="0" w:oddHBand="1" w:evenHBand="0" w:firstRowFirstColumn="0" w:firstRowLastColumn="0" w:lastRowFirstColumn="0" w:lastRowLastColumn="0"/>
                </w:pPr>
              </w:pPrChange>
            </w:pPr>
            <w:r w:rsidRPr="00DD566B">
              <w:t>Para este caso el atacante intenta de ejecutar este ataque por medio de los directorios de la URL, en esta lista solo se toma en cuenta los caracteres ../ l</w:t>
            </w:r>
            <w:r w:rsidR="000D396C">
              <w:t>o</w:t>
            </w:r>
            <w:r w:rsidRPr="00DD566B">
              <w:t>s cuales pueden ir codificados en UNICODE a dos bytes, no se incluyen nombres de directorios para evitar falsos positivos.</w:t>
            </w:r>
          </w:p>
        </w:tc>
      </w:tr>
    </w:tbl>
    <w:p w14:paraId="5F6A9478" w14:textId="16CEB96E" w:rsidR="000F0334" w:rsidRPr="00DD566B" w:rsidRDefault="000F0334"/>
    <w:p w14:paraId="48E8C54E" w14:textId="77777777" w:rsidR="000F0334" w:rsidRPr="00DD566B" w:rsidRDefault="000F0334">
      <w:r w:rsidRPr="00DD566B">
        <w:br w:type="page"/>
      </w:r>
    </w:p>
    <w:p w14:paraId="343D845A" w14:textId="3DF53117" w:rsidR="00C31ED5" w:rsidRPr="00DD566B" w:rsidRDefault="00C31ED5" w:rsidP="00324847">
      <w:pPr>
        <w:pStyle w:val="Ttulo2"/>
        <w:numPr>
          <w:ilvl w:val="1"/>
          <w:numId w:val="4"/>
        </w:numPr>
        <w:jc w:val="center"/>
        <w:rPr>
          <w:rFonts w:asciiTheme="minorHAnsi" w:hAnsiTheme="minorHAnsi"/>
          <w:b/>
          <w:color w:val="auto"/>
          <w:sz w:val="24"/>
        </w:rPr>
      </w:pPr>
      <w:bookmarkStart w:id="175" w:name="_Toc465688256"/>
      <w:bookmarkStart w:id="176" w:name="_Toc466500334"/>
      <w:r w:rsidRPr="00DD566B">
        <w:rPr>
          <w:rFonts w:asciiTheme="minorHAnsi" w:hAnsiTheme="minorHAnsi"/>
          <w:b/>
          <w:color w:val="auto"/>
          <w:sz w:val="24"/>
        </w:rPr>
        <w:lastRenderedPageBreak/>
        <w:t>Defaceme</w:t>
      </w:r>
      <w:r w:rsidR="00324847" w:rsidRPr="00DD566B">
        <w:rPr>
          <w:rFonts w:asciiTheme="minorHAnsi" w:hAnsiTheme="minorHAnsi"/>
          <w:b/>
          <w:color w:val="auto"/>
          <w:sz w:val="24"/>
        </w:rPr>
        <w:t>nt</w:t>
      </w:r>
      <w:bookmarkEnd w:id="175"/>
      <w:bookmarkEnd w:id="176"/>
    </w:p>
    <w:p w14:paraId="546A359C" w14:textId="77777777" w:rsidR="00F23B75" w:rsidRPr="00DD566B" w:rsidRDefault="00F23B75" w:rsidP="00B81E2D">
      <w:pPr>
        <w:jc w:val="both"/>
      </w:pPr>
    </w:p>
    <w:p w14:paraId="56FDDFFC" w14:textId="2015972A" w:rsidR="002726EF" w:rsidRPr="00DD566B" w:rsidRDefault="002726EF" w:rsidP="00027876">
      <w:pPr>
        <w:spacing w:after="0" w:line="240" w:lineRule="auto"/>
        <w:ind w:firstLine="709"/>
        <w:jc w:val="both"/>
      </w:pPr>
      <w:r w:rsidRPr="00DD566B">
        <w:t xml:space="preserve">Para este análisis solo se verificará los métodos PUT y DELETE ya que es la única forma de detectar un </w:t>
      </w:r>
      <w:r w:rsidR="00027876">
        <w:t>D</w:t>
      </w:r>
      <w:r w:rsidRPr="00DD566B">
        <w:t xml:space="preserve">efacement a través de </w:t>
      </w:r>
      <w:del w:id="177" w:author="g g" w:date="2016-11-04T22:54:00Z">
        <w:r w:rsidRPr="00DD566B" w:rsidDel="00C0741B">
          <w:delText>los logs</w:delText>
        </w:r>
      </w:del>
      <w:ins w:id="178" w:author="g g" w:date="2016-11-04T22:54:00Z">
        <w:r w:rsidR="00C0741B" w:rsidRPr="00DD566B">
          <w:t>las bitácoras</w:t>
        </w:r>
      </w:ins>
      <w:r w:rsidRPr="00DD566B">
        <w:t xml:space="preserve">, lo ideal </w:t>
      </w:r>
      <w:r w:rsidR="00227525" w:rsidRPr="00DD566B">
        <w:t xml:space="preserve">sería verificar la integridad de los archivos que sean parte del sitio web pero </w:t>
      </w:r>
      <w:r w:rsidR="007A3E94" w:rsidRPr="00DD566B">
        <w:t>no está dentro</w:t>
      </w:r>
      <w:r w:rsidR="00227525" w:rsidRPr="00DD566B">
        <w:t xml:space="preserve"> alcance del proyecto. A continuación se muestra el diagrama de flujo de este submódulo:</w:t>
      </w:r>
    </w:p>
    <w:p w14:paraId="059D0A1C" w14:textId="71D777F1" w:rsidR="00FC38D5" w:rsidRPr="00DD566B" w:rsidRDefault="00724A25" w:rsidP="002B3F02">
      <w:pPr>
        <w:jc w:val="center"/>
      </w:pPr>
      <w:r>
        <w:pict w14:anchorId="4FE05A31">
          <v:shape id="_x0000_i1029" type="#_x0000_t75" style="width:382.35pt;height:412.15pt">
            <v:imagedata r:id="rId43" o:title="Defacement"/>
          </v:shape>
        </w:pict>
      </w:r>
    </w:p>
    <w:p w14:paraId="622B1F2D" w14:textId="77777777" w:rsidR="002B3F02" w:rsidRPr="00DD566B" w:rsidRDefault="002B3F02">
      <w:r w:rsidRPr="00DD566B">
        <w:br w:type="page"/>
      </w:r>
    </w:p>
    <w:p w14:paraId="6C8C1980" w14:textId="03DD7701" w:rsidR="00C04B91" w:rsidRPr="00DD566B" w:rsidRDefault="00C04B91" w:rsidP="00027876">
      <w:pPr>
        <w:spacing w:after="0" w:line="240" w:lineRule="auto"/>
        <w:ind w:firstLine="709"/>
        <w:jc w:val="both"/>
      </w:pPr>
      <w:r w:rsidRPr="00DD566B">
        <w:lastRenderedPageBreak/>
        <w:t>Como elemento de detección para este ataque se considera lo siguiente:</w:t>
      </w:r>
    </w:p>
    <w:tbl>
      <w:tblPr>
        <w:tblStyle w:val="Tabladecuadrcula4-nfasis5"/>
        <w:tblW w:w="0" w:type="auto"/>
        <w:tblLook w:val="04A0" w:firstRow="1" w:lastRow="0" w:firstColumn="1" w:lastColumn="0" w:noHBand="0" w:noVBand="1"/>
      </w:tblPr>
      <w:tblGrid>
        <w:gridCol w:w="4981"/>
        <w:gridCol w:w="4981"/>
      </w:tblGrid>
      <w:tr w:rsidR="00C04B91" w:rsidRPr="00DD566B" w14:paraId="0CB1C254" w14:textId="77777777" w:rsidTr="0059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0A38854" w14:textId="7C21E6A1" w:rsidR="00C04B91" w:rsidRPr="00DD566B" w:rsidRDefault="00C04B91" w:rsidP="00592815">
            <w:pPr>
              <w:jc w:val="center"/>
              <w:rPr>
                <w:b w:val="0"/>
              </w:rPr>
            </w:pPr>
            <w:r w:rsidRPr="00DD566B">
              <w:rPr>
                <w:b w:val="0"/>
              </w:rPr>
              <w:t>Elemento  para la detección para  de herramientas Web Crawling</w:t>
            </w:r>
            <w:r w:rsidRPr="00DD566B">
              <w:t xml:space="preserve"> </w:t>
            </w:r>
          </w:p>
        </w:tc>
      </w:tr>
      <w:tr w:rsidR="00C04B91" w:rsidRPr="00DD566B" w14:paraId="540A71C3" w14:textId="77777777" w:rsidTr="00592815">
        <w:trPr>
          <w:cnfStyle w:val="000000100000" w:firstRow="0" w:lastRow="0" w:firstColumn="0" w:lastColumn="0" w:oddVBand="0" w:evenVBand="0" w:oddHBand="1" w:evenHBand="0" w:firstRowFirstColumn="0" w:firstRowLastColumn="0" w:lastRowFirstColumn="0" w:lastRowLastColumn="0"/>
          <w:ins w:id="179"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A78D2C1" w14:textId="77777777" w:rsidR="00C04B91" w:rsidRPr="00DD566B" w:rsidRDefault="00C04B91">
            <w:pPr>
              <w:jc w:val="center"/>
              <w:rPr>
                <w:ins w:id="180" w:author="g g" w:date="2016-11-05T20:13:00Z"/>
              </w:rPr>
              <w:pPrChange w:id="181" w:author="g g" w:date="2016-11-05T21:54:00Z">
                <w:pPr/>
              </w:pPrChange>
            </w:pPr>
            <w:ins w:id="182" w:author="g g" w:date="2016-11-05T20:33:00Z">
              <w:r w:rsidRPr="00DD566B">
                <w:t>Elemento</w:t>
              </w:r>
            </w:ins>
            <w:r w:rsidRPr="00DD566B">
              <w:rPr>
                <w:b w:val="0"/>
              </w:rPr>
              <w:t xml:space="preserve"> </w:t>
            </w:r>
          </w:p>
        </w:tc>
        <w:tc>
          <w:tcPr>
            <w:tcW w:w="4981" w:type="dxa"/>
          </w:tcPr>
          <w:p w14:paraId="2839FF78" w14:textId="77777777" w:rsidR="00C04B91" w:rsidRPr="00DD566B" w:rsidRDefault="00C04B91">
            <w:pPr>
              <w:jc w:val="center"/>
              <w:cnfStyle w:val="000000100000" w:firstRow="0" w:lastRow="0" w:firstColumn="0" w:lastColumn="0" w:oddVBand="0" w:evenVBand="0" w:oddHBand="1" w:evenHBand="0" w:firstRowFirstColumn="0" w:firstRowLastColumn="0" w:lastRowFirstColumn="0" w:lastRowLastColumn="0"/>
              <w:rPr>
                <w:ins w:id="183" w:author="g g" w:date="2016-11-05T20:13:00Z"/>
                <w:b/>
                <w:rPrChange w:id="184" w:author="g g" w:date="2016-11-05T21:54:00Z">
                  <w:rPr>
                    <w:ins w:id="185" w:author="g g" w:date="2016-11-05T20:13:00Z"/>
                  </w:rPr>
                </w:rPrChange>
              </w:rPr>
              <w:pPrChange w:id="186" w:author="g g" w:date="2016-11-05T21:54:00Z">
                <w:pPr>
                  <w:cnfStyle w:val="000000100000" w:firstRow="0" w:lastRow="0" w:firstColumn="0" w:lastColumn="0" w:oddVBand="0" w:evenVBand="0" w:oddHBand="1" w:evenHBand="0" w:firstRowFirstColumn="0" w:firstRowLastColumn="0" w:lastRowFirstColumn="0" w:lastRowLastColumn="0"/>
                </w:pPr>
              </w:pPrChange>
            </w:pPr>
            <w:ins w:id="187" w:author="g g" w:date="2016-11-05T20:33:00Z">
              <w:r w:rsidRPr="00DD566B">
                <w:rPr>
                  <w:b/>
                  <w:rPrChange w:id="188" w:author="g g" w:date="2016-11-05T21:54:00Z">
                    <w:rPr/>
                  </w:rPrChange>
                </w:rPr>
                <w:t>Descripción</w:t>
              </w:r>
            </w:ins>
          </w:p>
        </w:tc>
      </w:tr>
      <w:tr w:rsidR="00C04B91" w:rsidRPr="00DD566B" w14:paraId="7A6D6BB8" w14:textId="77777777" w:rsidTr="00592815">
        <w:trPr>
          <w:ins w:id="189"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FBB3782" w14:textId="68BA6356" w:rsidR="00C04B91" w:rsidRPr="00DD566B" w:rsidRDefault="00C04B91" w:rsidP="00592815">
            <w:pPr>
              <w:rPr>
                <w:ins w:id="190" w:author="g g" w:date="2016-11-05T20:13:00Z"/>
              </w:rPr>
            </w:pPr>
            <w:r w:rsidRPr="00DD566B">
              <w:t>Método HTTP</w:t>
            </w:r>
          </w:p>
        </w:tc>
        <w:tc>
          <w:tcPr>
            <w:tcW w:w="4981" w:type="dxa"/>
            <w:shd w:val="clear" w:color="auto" w:fill="auto"/>
          </w:tcPr>
          <w:p w14:paraId="3C4D3EC2" w14:textId="5DCE1308" w:rsidR="00C04B91" w:rsidRPr="00DD566B" w:rsidRDefault="00C04B91" w:rsidP="00592815">
            <w:pPr>
              <w:jc w:val="both"/>
              <w:cnfStyle w:val="000000000000" w:firstRow="0" w:lastRow="0" w:firstColumn="0" w:lastColumn="0" w:oddVBand="0" w:evenVBand="0" w:oddHBand="0" w:evenHBand="0" w:firstRowFirstColumn="0" w:firstRowLastColumn="0" w:lastRowFirstColumn="0" w:lastRowLastColumn="0"/>
              <w:rPr>
                <w:ins w:id="191" w:author="g g" w:date="2016-11-05T20:13:00Z"/>
              </w:rPr>
            </w:pPr>
            <w:r w:rsidRPr="00DD566B">
              <w:t>Solo se verifica el uso de los métodos PUT y DELETE</w:t>
            </w:r>
          </w:p>
        </w:tc>
      </w:tr>
    </w:tbl>
    <w:p w14:paraId="38511CCD" w14:textId="77777777" w:rsidR="00C04B91" w:rsidRPr="00DD566B" w:rsidRDefault="00C04B91" w:rsidP="007774C4">
      <w:pPr>
        <w:jc w:val="both"/>
      </w:pPr>
    </w:p>
    <w:p w14:paraId="2C525EFA" w14:textId="33939498" w:rsidR="000519B3" w:rsidRPr="00DD566B" w:rsidRDefault="000519B3" w:rsidP="00027876">
      <w:pPr>
        <w:spacing w:after="0" w:line="240" w:lineRule="auto"/>
        <w:ind w:firstLine="709"/>
        <w:jc w:val="both"/>
      </w:pPr>
      <w:r w:rsidRPr="00DD566B">
        <w:t>Cabe señalar que s</w:t>
      </w:r>
      <w:r w:rsidR="00861ABD" w:rsidRPr="00DD566B">
        <w:t>i</w:t>
      </w:r>
      <w:r w:rsidRPr="00DD566B">
        <w:t xml:space="preserve"> el servidor Web </w:t>
      </w:r>
      <w:r w:rsidR="00861ABD" w:rsidRPr="00DD566B">
        <w:t>soporta</w:t>
      </w:r>
      <w:r w:rsidRPr="00DD566B">
        <w:t xml:space="preserve"> los métodos HTTP PUT y DELETE o si </w:t>
      </w:r>
      <w:r w:rsidR="00C77EA8" w:rsidRPr="00DD566B">
        <w:t xml:space="preserve">cuenta con </w:t>
      </w:r>
      <w:r w:rsidRPr="00DD566B">
        <w:t>alguna aplicación como WebDav</w:t>
      </w:r>
      <w:r w:rsidR="00C77EA8" w:rsidRPr="00DD566B">
        <w:t>,</w:t>
      </w:r>
      <w:r w:rsidRPr="00DD566B">
        <w:t xml:space="preserve"> podrían generarse falsos positivos, para este caso se recomienda desactivar el análisis para este ataque, para ello se realiza modificando el archivo </w:t>
      </w:r>
      <w:r w:rsidRPr="00DD566B">
        <w:rPr>
          <w:i/>
        </w:rPr>
        <w:t>config.conf</w:t>
      </w:r>
      <w:r w:rsidRPr="00DD566B">
        <w:t xml:space="preserve"> en donde se encuentra una variable con el nombre </w:t>
      </w:r>
      <w:r w:rsidRPr="00DD566B">
        <w:rPr>
          <w:i/>
        </w:rPr>
        <w:t xml:space="preserve">analizarDefacement </w:t>
      </w:r>
      <w:r w:rsidRPr="00DD566B">
        <w:t>cuyo valor deberá de ser 0</w:t>
      </w:r>
      <w:r w:rsidR="00C77EA8" w:rsidRPr="00DD566B">
        <w:t xml:space="preserve"> (por defecto el valor es 1)</w:t>
      </w:r>
      <w:r w:rsidRPr="00DD566B">
        <w:t>.</w:t>
      </w:r>
    </w:p>
    <w:p w14:paraId="398FC59C" w14:textId="77777777" w:rsidR="000519B3" w:rsidRPr="00DD566B" w:rsidRDefault="000519B3"/>
    <w:p w14:paraId="5B9CCA9C" w14:textId="2D407B52" w:rsidR="000519B3" w:rsidRPr="00DD566B" w:rsidRDefault="000519B3" w:rsidP="000519B3">
      <w:pPr>
        <w:jc w:val="center"/>
      </w:pPr>
      <w:r w:rsidRPr="00DD566B">
        <w:rPr>
          <w:noProof/>
          <w:lang w:eastAsia="es-MX"/>
        </w:rPr>
        <w:drawing>
          <wp:inline distT="0" distB="0" distL="0" distR="0" wp14:anchorId="508D843D" wp14:editId="63898911">
            <wp:extent cx="3983421" cy="1575532"/>
            <wp:effectExtent l="0" t="0" r="0" b="571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0782" cy="1598219"/>
                    </a:xfrm>
                    <a:prstGeom prst="rect">
                      <a:avLst/>
                    </a:prstGeom>
                  </pic:spPr>
                </pic:pic>
              </a:graphicData>
            </a:graphic>
          </wp:inline>
        </w:drawing>
      </w:r>
    </w:p>
    <w:p w14:paraId="68682DF9" w14:textId="02E7B8AF" w:rsidR="000519B3" w:rsidRPr="00DD566B" w:rsidRDefault="000519B3" w:rsidP="00474E8D">
      <w:pPr>
        <w:jc w:val="both"/>
      </w:pPr>
      <w:r w:rsidRPr="00DD566B">
        <w:br w:type="page"/>
      </w:r>
    </w:p>
    <w:p w14:paraId="229737E9" w14:textId="53009F35" w:rsidR="00324847" w:rsidRPr="00DD566B" w:rsidRDefault="00324847" w:rsidP="00324847">
      <w:pPr>
        <w:pStyle w:val="Ttulo1"/>
        <w:numPr>
          <w:ilvl w:val="0"/>
          <w:numId w:val="4"/>
        </w:numPr>
        <w:pBdr>
          <w:bottom w:val="single" w:sz="4" w:space="1" w:color="auto"/>
        </w:pBdr>
        <w:jc w:val="center"/>
        <w:rPr>
          <w:rFonts w:asciiTheme="minorHAnsi" w:hAnsiTheme="minorHAnsi"/>
          <w:b/>
          <w:color w:val="auto"/>
          <w:sz w:val="28"/>
        </w:rPr>
      </w:pPr>
      <w:bookmarkStart w:id="192" w:name="_Toc465688257"/>
      <w:bookmarkStart w:id="193" w:name="_Toc466500335"/>
      <w:r w:rsidRPr="00DD566B">
        <w:rPr>
          <w:rFonts w:asciiTheme="minorHAnsi" w:hAnsiTheme="minorHAnsi"/>
          <w:b/>
          <w:color w:val="auto"/>
          <w:sz w:val="28"/>
        </w:rPr>
        <w:lastRenderedPageBreak/>
        <w:t>Análisis de bitácoras de ModSecurity</w:t>
      </w:r>
      <w:bookmarkEnd w:id="192"/>
      <w:bookmarkEnd w:id="193"/>
    </w:p>
    <w:p w14:paraId="1E48B825" w14:textId="642682A5" w:rsidR="00324847" w:rsidRPr="00DD566B" w:rsidRDefault="007A3E94" w:rsidP="007A3E94">
      <w:pPr>
        <w:tabs>
          <w:tab w:val="left" w:pos="7905"/>
        </w:tabs>
      </w:pPr>
      <w:r w:rsidRPr="00DD566B">
        <w:tab/>
      </w:r>
    </w:p>
    <w:p w14:paraId="465DFDDA" w14:textId="779ED4DA" w:rsidR="004868AF" w:rsidRPr="00DD566B" w:rsidRDefault="001F63E5" w:rsidP="00B53CF5">
      <w:pPr>
        <w:spacing w:after="0" w:line="240" w:lineRule="auto"/>
        <w:ind w:firstLine="709"/>
        <w:jc w:val="both"/>
      </w:pPr>
      <w:r w:rsidRPr="00DD566B">
        <w:t>Para el segundo módulo</w:t>
      </w:r>
      <w:r w:rsidR="005778CF" w:rsidRPr="00DD566B">
        <w:t xml:space="preserve"> se tiene un script en Perl cuyo nombre es </w:t>
      </w:r>
      <w:r w:rsidR="005778CF" w:rsidRPr="00DD566B">
        <w:rPr>
          <w:i/>
        </w:rPr>
        <w:t>modSecurity.pl</w:t>
      </w:r>
      <w:r w:rsidRPr="00DD566B">
        <w:t xml:space="preserve">, la herramienta monitorea las alertas generadas por ModSecurity siempre y cuando este en modo </w:t>
      </w:r>
      <w:r w:rsidRPr="00DD566B">
        <w:rPr>
          <w:i/>
        </w:rPr>
        <w:t>Detection Only</w:t>
      </w:r>
      <w:r w:rsidR="00324847" w:rsidRPr="00DD566B">
        <w:t xml:space="preserve">, esta verificación se realiza desde el script en Python llamado </w:t>
      </w:r>
      <w:r w:rsidR="00324847" w:rsidRPr="00DD566B">
        <w:rPr>
          <w:i/>
        </w:rPr>
        <w:t>Proyecto.py</w:t>
      </w:r>
      <w:r w:rsidR="004868AF" w:rsidRPr="00DD566B">
        <w:t xml:space="preserve">. Cuando ModSecurity determina que hay un ataque se realiza una puntuación para concluir que tipo de ataque se ejecutó y esto se queda registrado en el archivo error.log en el servidor WAF, además se genera una entrada en el </w:t>
      </w:r>
      <w:r w:rsidR="00017FD3" w:rsidRPr="00DD566B">
        <w:t xml:space="preserve">archivo </w:t>
      </w:r>
      <w:r w:rsidR="004868AF" w:rsidRPr="00DD566B">
        <w:t xml:space="preserve">modsec_audit.log,  ahí  se encuentra el User-Agent y el payload. Cuando ModSecurity registra en el error.log la puntuación se realiza en el campo de </w:t>
      </w:r>
      <w:r w:rsidR="004868AF" w:rsidRPr="00B53CF5">
        <w:rPr>
          <w:i/>
        </w:rPr>
        <w:t>msg</w:t>
      </w:r>
      <w:r w:rsidR="004868AF" w:rsidRPr="00DD566B">
        <w:t xml:space="preserve"> de la siguiente forma:</w:t>
      </w:r>
    </w:p>
    <w:p w14:paraId="22C7A27F" w14:textId="77777777" w:rsidR="004868AF" w:rsidRPr="00DD566B" w:rsidRDefault="004868AF" w:rsidP="004868AF">
      <w:pPr>
        <w:jc w:val="both"/>
      </w:pPr>
    </w:p>
    <w:p w14:paraId="0BBDDBAA" w14:textId="77777777" w:rsidR="004868AF" w:rsidRPr="00DD566B" w:rsidRDefault="004868AF" w:rsidP="004868AF">
      <w:pPr>
        <w:jc w:val="both"/>
        <w:rPr>
          <w:rStyle w:val="null"/>
        </w:rPr>
      </w:pPr>
      <w:r w:rsidRPr="00DD566B">
        <w:rPr>
          <w:rStyle w:val="null"/>
        </w:rPr>
        <w:t>msg "Inbound Anomaly Score Exceeded (Total Inbound Score: 48, SQLi=7, XSS=35): IE XSS Filters - Attack Detected."]</w:t>
      </w:r>
    </w:p>
    <w:p w14:paraId="6C816306" w14:textId="77777777" w:rsidR="004868AF" w:rsidRPr="00DD566B" w:rsidRDefault="004868AF" w:rsidP="004868AF">
      <w:pPr>
        <w:jc w:val="both"/>
        <w:rPr>
          <w:rStyle w:val="null"/>
        </w:rPr>
      </w:pPr>
    </w:p>
    <w:p w14:paraId="433C71F7" w14:textId="4E5FF227" w:rsidR="00017FD3" w:rsidRDefault="004868AF" w:rsidP="00B53CF5">
      <w:pPr>
        <w:spacing w:after="0" w:line="240" w:lineRule="auto"/>
        <w:ind w:firstLine="709"/>
        <w:jc w:val="both"/>
        <w:rPr>
          <w:rStyle w:val="pl-sr"/>
        </w:rPr>
      </w:pPr>
      <w:r w:rsidRPr="00DD566B">
        <w:rPr>
          <w:rStyle w:val="null"/>
        </w:rPr>
        <w:t>En tod</w:t>
      </w:r>
      <w:r w:rsidR="00017FD3" w:rsidRPr="00DD566B">
        <w:rPr>
          <w:rStyle w:val="null"/>
        </w:rPr>
        <w:t>a</w:t>
      </w:r>
      <w:r w:rsidRPr="00DD566B">
        <w:rPr>
          <w:rStyle w:val="null"/>
        </w:rPr>
        <w:t xml:space="preserve">s las puntuaciones siempre usa </w:t>
      </w:r>
      <w:r w:rsidR="00017FD3" w:rsidRPr="00DD566B">
        <w:rPr>
          <w:rStyle w:val="null"/>
        </w:rPr>
        <w:t xml:space="preserve">la cadena </w:t>
      </w:r>
      <w:r w:rsidR="00C77EA8" w:rsidRPr="00DD566B">
        <w:rPr>
          <w:rStyle w:val="null"/>
        </w:rPr>
        <w:t>“</w:t>
      </w:r>
      <w:r w:rsidR="00017FD3" w:rsidRPr="00DD566B">
        <w:rPr>
          <w:rStyle w:val="pl-sr"/>
          <w:i/>
        </w:rPr>
        <w:t>Inbound Anomaly Score Exceeded</w:t>
      </w:r>
      <w:r w:rsidR="00C77EA8" w:rsidRPr="00DD566B">
        <w:rPr>
          <w:rStyle w:val="pl-sr"/>
        </w:rPr>
        <w:t>”</w:t>
      </w:r>
      <w:r w:rsidR="00017FD3" w:rsidRPr="00DD566B">
        <w:rPr>
          <w:rStyle w:val="pl-sr"/>
        </w:rPr>
        <w:t xml:space="preserve"> por lo tanto servirá como referencia para saber si hubo un ataque o no, y de ahí se tomada la una id la cual es única, del archivo error.log se obtiene la siguiente información:</w:t>
      </w:r>
    </w:p>
    <w:p w14:paraId="704F1B97" w14:textId="77777777" w:rsidR="00B53CF5" w:rsidRPr="00DD566B" w:rsidRDefault="00B53CF5" w:rsidP="00B53CF5">
      <w:pPr>
        <w:spacing w:after="0" w:line="240" w:lineRule="auto"/>
        <w:ind w:firstLine="709"/>
        <w:jc w:val="both"/>
        <w:rPr>
          <w:rStyle w:val="pl-sr"/>
        </w:rPr>
      </w:pPr>
    </w:p>
    <w:p w14:paraId="42F51C70" w14:textId="4923934D" w:rsidR="004868AF" w:rsidRPr="00DD566B" w:rsidRDefault="00017FD3" w:rsidP="00B53CF5">
      <w:pPr>
        <w:pStyle w:val="Prrafodelista"/>
        <w:numPr>
          <w:ilvl w:val="0"/>
          <w:numId w:val="22"/>
        </w:numPr>
        <w:spacing w:after="0" w:line="240" w:lineRule="auto"/>
        <w:ind w:left="851" w:hanging="284"/>
        <w:jc w:val="both"/>
      </w:pPr>
      <w:r w:rsidRPr="00DD566B">
        <w:t>Marca de tiempo.</w:t>
      </w:r>
    </w:p>
    <w:p w14:paraId="2C4AB58C" w14:textId="6DD1F9AE" w:rsidR="00017FD3" w:rsidRPr="00DD566B" w:rsidRDefault="00017FD3" w:rsidP="00B53CF5">
      <w:pPr>
        <w:pStyle w:val="Prrafodelista"/>
        <w:numPr>
          <w:ilvl w:val="0"/>
          <w:numId w:val="22"/>
        </w:numPr>
        <w:spacing w:after="0" w:line="240" w:lineRule="auto"/>
        <w:ind w:left="851" w:hanging="284"/>
        <w:jc w:val="both"/>
      </w:pPr>
      <w:r w:rsidRPr="00DD566B">
        <w:t>Dirección IP.</w:t>
      </w:r>
    </w:p>
    <w:p w14:paraId="6F0A00EA" w14:textId="4967EC8D" w:rsidR="00017FD3" w:rsidRPr="00DD566B" w:rsidRDefault="00017FD3" w:rsidP="00B53CF5">
      <w:pPr>
        <w:pStyle w:val="Prrafodelista"/>
        <w:numPr>
          <w:ilvl w:val="0"/>
          <w:numId w:val="22"/>
        </w:numPr>
        <w:spacing w:after="0" w:line="240" w:lineRule="auto"/>
        <w:ind w:left="851" w:hanging="284"/>
        <w:jc w:val="both"/>
      </w:pPr>
      <w:r w:rsidRPr="00DD566B">
        <w:t>Tipo de Ataque.</w:t>
      </w:r>
    </w:p>
    <w:p w14:paraId="2B647EF9" w14:textId="6FCBA603" w:rsidR="00017FD3" w:rsidRPr="00DD566B" w:rsidRDefault="00017FD3" w:rsidP="00B53CF5">
      <w:pPr>
        <w:pStyle w:val="Prrafodelista"/>
        <w:numPr>
          <w:ilvl w:val="0"/>
          <w:numId w:val="22"/>
        </w:numPr>
        <w:spacing w:after="0" w:line="240" w:lineRule="auto"/>
        <w:ind w:left="851" w:hanging="284"/>
        <w:jc w:val="both"/>
      </w:pPr>
      <w:r w:rsidRPr="00DD566B">
        <w:t>Hostname o dominio.</w:t>
      </w:r>
    </w:p>
    <w:p w14:paraId="32EAABC0" w14:textId="63F40071" w:rsidR="00017FD3" w:rsidRDefault="00017FD3" w:rsidP="00B53CF5">
      <w:pPr>
        <w:pStyle w:val="Prrafodelista"/>
        <w:numPr>
          <w:ilvl w:val="0"/>
          <w:numId w:val="22"/>
        </w:numPr>
        <w:spacing w:after="0" w:line="240" w:lineRule="auto"/>
        <w:ind w:left="851" w:hanging="284"/>
        <w:jc w:val="both"/>
      </w:pPr>
      <w:r w:rsidRPr="00DD566B">
        <w:t>ID.</w:t>
      </w:r>
    </w:p>
    <w:p w14:paraId="41EE41DB" w14:textId="77777777" w:rsidR="00B53CF5" w:rsidRPr="00DD566B" w:rsidRDefault="00B53CF5" w:rsidP="00B53CF5">
      <w:pPr>
        <w:pStyle w:val="Prrafodelista"/>
        <w:spacing w:after="0" w:line="240" w:lineRule="auto"/>
        <w:ind w:left="851"/>
        <w:jc w:val="both"/>
      </w:pPr>
    </w:p>
    <w:p w14:paraId="39055EEB" w14:textId="2BC92D2C" w:rsidR="00017FD3" w:rsidRDefault="00017FD3" w:rsidP="00B53CF5">
      <w:pPr>
        <w:spacing w:after="0" w:line="240" w:lineRule="auto"/>
        <w:ind w:firstLine="709"/>
        <w:jc w:val="both"/>
      </w:pPr>
      <w:r w:rsidRPr="00DD566B">
        <w:t xml:space="preserve">Una vez que se detecta una anomalía se consulta el archivo modsec_audit.log y se correlaciona con el archivo error.log por medio de la ID, </w:t>
      </w:r>
      <w:del w:id="194" w:author="g g" w:date="2016-11-04T22:55:00Z">
        <w:r w:rsidRPr="00DD566B" w:rsidDel="0050741E">
          <w:delText>del log</w:delText>
        </w:r>
      </w:del>
      <w:ins w:id="195" w:author="g g" w:date="2016-11-04T22:55:00Z">
        <w:r w:rsidR="0050741E" w:rsidRPr="00DD566B">
          <w:t>de la bitácora</w:t>
        </w:r>
      </w:ins>
      <w:r w:rsidRPr="00DD566B">
        <w:t xml:space="preserve"> modsec_audit.log se obtiene lo siguiente:</w:t>
      </w:r>
    </w:p>
    <w:p w14:paraId="1B44848D" w14:textId="77777777" w:rsidR="00B53CF5" w:rsidRPr="00DD566B" w:rsidRDefault="00B53CF5" w:rsidP="00B53CF5">
      <w:pPr>
        <w:spacing w:after="0" w:line="240" w:lineRule="auto"/>
        <w:ind w:firstLine="709"/>
        <w:jc w:val="both"/>
      </w:pPr>
    </w:p>
    <w:p w14:paraId="49A96BF8" w14:textId="7BDC5869" w:rsidR="00017FD3" w:rsidRPr="00DD566B" w:rsidRDefault="00017FD3" w:rsidP="00B53CF5">
      <w:pPr>
        <w:pStyle w:val="Prrafodelista"/>
        <w:numPr>
          <w:ilvl w:val="0"/>
          <w:numId w:val="23"/>
        </w:numPr>
        <w:ind w:left="851"/>
        <w:jc w:val="both"/>
      </w:pPr>
      <w:r w:rsidRPr="00DD566B">
        <w:t>Recurso solicitado (payload)</w:t>
      </w:r>
      <w:r w:rsidR="00C52064" w:rsidRPr="00DD566B">
        <w:t>.</w:t>
      </w:r>
    </w:p>
    <w:p w14:paraId="1A8B09F1" w14:textId="6ED51442" w:rsidR="00C52064" w:rsidRPr="00DD566B" w:rsidRDefault="00C52064" w:rsidP="00B53CF5">
      <w:pPr>
        <w:pStyle w:val="Prrafodelista"/>
        <w:numPr>
          <w:ilvl w:val="0"/>
          <w:numId w:val="23"/>
        </w:numPr>
        <w:ind w:left="851"/>
        <w:jc w:val="both"/>
      </w:pPr>
      <w:r w:rsidRPr="00DD566B">
        <w:t>User-Agent.</w:t>
      </w:r>
    </w:p>
    <w:p w14:paraId="20D7F77A" w14:textId="76F7A449" w:rsidR="00C52064" w:rsidRPr="00DD566B" w:rsidRDefault="00E2388D" w:rsidP="00B53CF5">
      <w:pPr>
        <w:spacing w:after="0" w:line="240" w:lineRule="auto"/>
        <w:ind w:firstLine="709"/>
      </w:pPr>
      <w:r w:rsidRPr="00DD566B">
        <w:t>Ya que se obtiene</w:t>
      </w:r>
      <w:r w:rsidR="00DA5078">
        <w:t xml:space="preserve"> se clasifican por el tipo de ataque y se envía el correo de notificación.</w:t>
      </w:r>
      <w:r w:rsidR="00C52064" w:rsidRPr="00DD566B">
        <w:br w:type="page"/>
      </w:r>
    </w:p>
    <w:p w14:paraId="7F37C18A" w14:textId="5089F004" w:rsidR="00C52064" w:rsidRPr="00DD566B" w:rsidRDefault="00C52064" w:rsidP="00C52064">
      <w:pPr>
        <w:pStyle w:val="Ttulo1"/>
        <w:numPr>
          <w:ilvl w:val="0"/>
          <w:numId w:val="4"/>
        </w:numPr>
        <w:pBdr>
          <w:bottom w:val="single" w:sz="4" w:space="1" w:color="auto"/>
        </w:pBdr>
        <w:jc w:val="center"/>
        <w:rPr>
          <w:rFonts w:asciiTheme="minorHAnsi" w:hAnsiTheme="minorHAnsi"/>
          <w:b/>
          <w:color w:val="auto"/>
          <w:sz w:val="28"/>
        </w:rPr>
      </w:pPr>
      <w:bookmarkStart w:id="196" w:name="_Toc465688258"/>
      <w:bookmarkStart w:id="197" w:name="_Toc466500336"/>
      <w:r w:rsidRPr="00DD566B">
        <w:rPr>
          <w:rFonts w:asciiTheme="minorHAnsi" w:hAnsiTheme="minorHAnsi"/>
          <w:b/>
          <w:color w:val="auto"/>
          <w:sz w:val="28"/>
        </w:rPr>
        <w:lastRenderedPageBreak/>
        <w:t>Reporte de hallazgos</w:t>
      </w:r>
      <w:bookmarkEnd w:id="196"/>
      <w:bookmarkEnd w:id="197"/>
    </w:p>
    <w:p w14:paraId="17FFCD76" w14:textId="77777777" w:rsidR="001F63E5" w:rsidRPr="00DD566B" w:rsidRDefault="001F63E5" w:rsidP="001F63E5"/>
    <w:p w14:paraId="183DCC14" w14:textId="77777777" w:rsidR="001F63E5" w:rsidRPr="00DD566B" w:rsidRDefault="001F63E5" w:rsidP="00B53CF5">
      <w:pPr>
        <w:spacing w:after="0" w:line="240" w:lineRule="auto"/>
        <w:ind w:firstLine="709"/>
      </w:pPr>
      <w:r w:rsidRPr="00DD566B">
        <w:t>Una vez que se detecte algún ataque, se enviará un correo electrónico cada 15 minutos, a continuación se muestra un ejemplo:</w:t>
      </w:r>
    </w:p>
    <w:p w14:paraId="15CADD0E" w14:textId="35816F5A" w:rsidR="001F63E5" w:rsidRPr="00DD566B" w:rsidRDefault="001F63E5" w:rsidP="00F27620">
      <w:pPr>
        <w:jc w:val="center"/>
      </w:pPr>
      <w:r w:rsidRPr="00DD566B">
        <w:rPr>
          <w:noProof/>
          <w:lang w:eastAsia="es-MX"/>
        </w:rPr>
        <w:drawing>
          <wp:inline distT="0" distB="0" distL="0" distR="0" wp14:anchorId="45439799" wp14:editId="31F01E8D">
            <wp:extent cx="6332220" cy="3997325"/>
            <wp:effectExtent l="0" t="0" r="0" b="317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3997325"/>
                    </a:xfrm>
                    <a:prstGeom prst="rect">
                      <a:avLst/>
                    </a:prstGeom>
                  </pic:spPr>
                </pic:pic>
              </a:graphicData>
            </a:graphic>
          </wp:inline>
        </w:drawing>
      </w:r>
    </w:p>
    <w:p w14:paraId="228F27FF" w14:textId="608C9D24" w:rsidR="001F63E5" w:rsidRPr="00DD566B" w:rsidRDefault="001F63E5" w:rsidP="001F63E5">
      <w:r w:rsidRPr="00DD566B">
        <w:rPr>
          <w:noProof/>
          <w:lang w:eastAsia="es-MX"/>
        </w:rPr>
        <w:lastRenderedPageBreak/>
        <w:drawing>
          <wp:inline distT="0" distB="0" distL="0" distR="0" wp14:anchorId="389D361F" wp14:editId="63D0D5AC">
            <wp:extent cx="6332220" cy="4050030"/>
            <wp:effectExtent l="0" t="0" r="0" b="762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4050030"/>
                    </a:xfrm>
                    <a:prstGeom prst="rect">
                      <a:avLst/>
                    </a:prstGeom>
                  </pic:spPr>
                </pic:pic>
              </a:graphicData>
            </a:graphic>
          </wp:inline>
        </w:drawing>
      </w:r>
    </w:p>
    <w:p w14:paraId="68FE272B" w14:textId="497D5329" w:rsidR="00C52064" w:rsidRPr="00DD566B" w:rsidRDefault="00C52064">
      <w:r w:rsidRPr="00DD566B">
        <w:br w:type="page"/>
      </w:r>
    </w:p>
    <w:p w14:paraId="67EC25E2" w14:textId="77777777" w:rsidR="001F63E5" w:rsidRPr="00DD566B" w:rsidRDefault="001F63E5" w:rsidP="001F63E5"/>
    <w:p w14:paraId="79318C09" w14:textId="77777777" w:rsidR="001F63E5" w:rsidRPr="00DD566B" w:rsidRDefault="001F63E5" w:rsidP="00B53CF5">
      <w:pPr>
        <w:spacing w:after="0" w:line="240" w:lineRule="auto"/>
        <w:ind w:firstLine="709"/>
      </w:pPr>
      <w:r w:rsidRPr="00DD566B">
        <w:t>Por otra parte se enviará un correo electrónico diario con un reporte de los ataques detectados, a continuación se muestra un ejemplo:</w:t>
      </w:r>
    </w:p>
    <w:p w14:paraId="7CD6394A" w14:textId="77777777" w:rsidR="001F63E5" w:rsidRPr="00DD566B" w:rsidRDefault="001F63E5" w:rsidP="001F63E5"/>
    <w:p w14:paraId="4160CE2F" w14:textId="77B7ECDF" w:rsidR="001F63E5" w:rsidRPr="00DD566B" w:rsidRDefault="008F5FC8" w:rsidP="008F5FC8">
      <w:pPr>
        <w:jc w:val="center"/>
      </w:pPr>
      <w:r w:rsidRPr="00DD566B">
        <w:rPr>
          <w:noProof/>
          <w:lang w:eastAsia="es-MX"/>
        </w:rPr>
        <w:drawing>
          <wp:inline distT="0" distB="0" distL="0" distR="0" wp14:anchorId="621BF7E5" wp14:editId="5DA20824">
            <wp:extent cx="4754880" cy="4846320"/>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14:paraId="1E2BE432" w14:textId="161ED245" w:rsidR="008F5FC8" w:rsidRPr="00DD566B" w:rsidRDefault="008F5FC8" w:rsidP="008F5FC8">
      <w:pPr>
        <w:jc w:val="center"/>
      </w:pPr>
      <w:r w:rsidRPr="00DD566B">
        <w:rPr>
          <w:noProof/>
          <w:lang w:eastAsia="es-MX"/>
        </w:rPr>
        <w:lastRenderedPageBreak/>
        <w:drawing>
          <wp:inline distT="0" distB="0" distL="0" distR="0" wp14:anchorId="160366D7" wp14:editId="2C1F330F">
            <wp:extent cx="4791075" cy="2905125"/>
            <wp:effectExtent l="0" t="0" r="9525"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14:paraId="20B846AD" w14:textId="2362C3BE" w:rsidR="008F5FC8" w:rsidRPr="00DD566B" w:rsidRDefault="008F5FC8" w:rsidP="008F5FC8">
      <w:pPr>
        <w:jc w:val="center"/>
      </w:pPr>
      <w:r w:rsidRPr="00DD566B">
        <w:rPr>
          <w:noProof/>
          <w:lang w:eastAsia="es-MX"/>
        </w:rPr>
        <w:drawing>
          <wp:inline distT="0" distB="0" distL="0" distR="0" wp14:anchorId="409C41B0" wp14:editId="43F68218">
            <wp:extent cx="4962525" cy="3004420"/>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4998" cy="3005917"/>
                    </a:xfrm>
                    <a:prstGeom prst="rect">
                      <a:avLst/>
                    </a:prstGeom>
                    <a:noFill/>
                    <a:ln>
                      <a:noFill/>
                    </a:ln>
                  </pic:spPr>
                </pic:pic>
              </a:graphicData>
            </a:graphic>
          </wp:inline>
        </w:drawing>
      </w:r>
    </w:p>
    <w:p w14:paraId="39D2B61E" w14:textId="77777777" w:rsidR="001F63E5" w:rsidRPr="00DD566B" w:rsidRDefault="001F63E5" w:rsidP="001F63E5"/>
    <w:p w14:paraId="7C0F5FF2" w14:textId="77777777" w:rsidR="005537C6" w:rsidRPr="00DD566B" w:rsidRDefault="00C52064" w:rsidP="00B53CF5">
      <w:pPr>
        <w:spacing w:after="0" w:line="240" w:lineRule="auto"/>
        <w:ind w:firstLine="709"/>
      </w:pPr>
      <w:r w:rsidRPr="00DD566B">
        <w:t xml:space="preserve">Por otra parte se necesita de un correo de origen con su respectiva contraseña y uno de destino, en el archivo </w:t>
      </w:r>
      <w:r w:rsidRPr="000D396C">
        <w:rPr>
          <w:i/>
        </w:rPr>
        <w:t>config.conf</w:t>
      </w:r>
      <w:r w:rsidRPr="00DD566B">
        <w:t xml:space="preserve"> se define por medio de las variables de forma respectiva: mailFROM, passMail y mailTo</w:t>
      </w:r>
      <w:r w:rsidR="008C0DCA" w:rsidRPr="00DD566B">
        <w:t>.</w:t>
      </w:r>
    </w:p>
    <w:p w14:paraId="6C639F8D" w14:textId="77777777" w:rsidR="005537C6" w:rsidRPr="00DD566B" w:rsidRDefault="005537C6">
      <w:r w:rsidRPr="00DD566B">
        <w:br w:type="page"/>
      </w:r>
    </w:p>
    <w:p w14:paraId="44ECDCEF" w14:textId="625A8690" w:rsidR="005537C6" w:rsidRPr="00DD566B" w:rsidRDefault="005537C6" w:rsidP="002D58CD">
      <w:pPr>
        <w:pStyle w:val="Ttulo1"/>
        <w:numPr>
          <w:ilvl w:val="0"/>
          <w:numId w:val="51"/>
        </w:numPr>
        <w:pBdr>
          <w:bottom w:val="single" w:sz="4" w:space="1" w:color="auto"/>
        </w:pBdr>
        <w:jc w:val="center"/>
        <w:rPr>
          <w:rFonts w:asciiTheme="minorHAnsi" w:hAnsiTheme="minorHAnsi"/>
          <w:b/>
          <w:color w:val="auto"/>
          <w:sz w:val="28"/>
          <w:szCs w:val="28"/>
        </w:rPr>
      </w:pPr>
      <w:bookmarkStart w:id="198" w:name="_Toc465688250"/>
      <w:bookmarkStart w:id="199" w:name="_Toc466500337"/>
      <w:r w:rsidRPr="00DD566B">
        <w:rPr>
          <w:rFonts w:asciiTheme="minorHAnsi" w:hAnsiTheme="minorHAnsi"/>
          <w:b/>
          <w:color w:val="auto"/>
          <w:sz w:val="28"/>
          <w:szCs w:val="28"/>
        </w:rPr>
        <w:lastRenderedPageBreak/>
        <w:t>Consideraciones previas</w:t>
      </w:r>
      <w:bookmarkEnd w:id="198"/>
      <w:r w:rsidRPr="00DD566B">
        <w:rPr>
          <w:rFonts w:asciiTheme="minorHAnsi" w:hAnsiTheme="minorHAnsi"/>
          <w:b/>
          <w:color w:val="auto"/>
          <w:sz w:val="28"/>
          <w:szCs w:val="28"/>
        </w:rPr>
        <w:t xml:space="preserve"> y requisitos</w:t>
      </w:r>
      <w:bookmarkEnd w:id="199"/>
    </w:p>
    <w:p w14:paraId="4DE48847" w14:textId="77777777" w:rsidR="005537C6" w:rsidRPr="00DD566B" w:rsidRDefault="005537C6" w:rsidP="005537C6"/>
    <w:p w14:paraId="534CE242" w14:textId="77777777" w:rsidR="005537C6" w:rsidRPr="00DD566B" w:rsidRDefault="005537C6" w:rsidP="005537C6">
      <w:pPr>
        <w:pStyle w:val="Prrafodelista"/>
        <w:numPr>
          <w:ilvl w:val="0"/>
          <w:numId w:val="5"/>
        </w:numPr>
        <w:jc w:val="both"/>
      </w:pPr>
      <w:r w:rsidRPr="00DD566B">
        <w:t>La herramienta solo analizará ataques dirigidos un servidor Web Apache, un servidor de base de datos Postgre</w:t>
      </w:r>
      <w:del w:id="200" w:author="g g" w:date="2016-11-03T14:48:00Z">
        <w:r w:rsidRPr="00DD566B" w:rsidDel="00D058B4">
          <w:delText xml:space="preserve">s </w:delText>
        </w:r>
      </w:del>
      <w:r w:rsidRPr="00DD566B">
        <w:t>SQL los cuales cuentan con un servidor WAF (Mod</w:t>
      </w:r>
      <w:del w:id="201" w:author="g g" w:date="2016-11-04T21:33:00Z">
        <w:r w:rsidRPr="00DD566B" w:rsidDel="003C2485">
          <w:delText xml:space="preserve"> </w:delText>
        </w:r>
      </w:del>
      <w:r w:rsidRPr="00DD566B">
        <w:t>Security).</w:t>
      </w:r>
    </w:p>
    <w:p w14:paraId="4790EF58" w14:textId="77777777" w:rsidR="005537C6" w:rsidRPr="00DD566B" w:rsidRDefault="005537C6" w:rsidP="005537C6">
      <w:pPr>
        <w:pStyle w:val="Prrafodelista"/>
        <w:numPr>
          <w:ilvl w:val="0"/>
          <w:numId w:val="5"/>
        </w:numPr>
        <w:jc w:val="both"/>
      </w:pPr>
      <w:r w:rsidRPr="00DD566B">
        <w:t>En el servidor WAF será la instancia en donde vivirá la aplicación, la cual necesita de algunas bibliotecas, paquetes y otras dependencias las cuales se listan a continuación y se agregan al momento de la instalación:</w:t>
      </w:r>
    </w:p>
    <w:p w14:paraId="1E3AD5FE" w14:textId="77777777" w:rsidR="005537C6" w:rsidRPr="00DD566B" w:rsidRDefault="005537C6" w:rsidP="005537C6">
      <w:pPr>
        <w:pStyle w:val="Prrafodelista"/>
        <w:numPr>
          <w:ilvl w:val="1"/>
          <w:numId w:val="5"/>
        </w:numPr>
        <w:jc w:val="both"/>
        <w:rPr>
          <w:b/>
          <w:bCs/>
        </w:rPr>
      </w:pPr>
      <w:r w:rsidRPr="00DD566B">
        <w:t>Software instalado:</w:t>
      </w:r>
    </w:p>
    <w:p w14:paraId="52302EA4" w14:textId="77777777" w:rsidR="005537C6" w:rsidRPr="00DD566B" w:rsidRDefault="005537C6" w:rsidP="005537C6">
      <w:pPr>
        <w:pStyle w:val="Prrafodelista"/>
        <w:numPr>
          <w:ilvl w:val="2"/>
          <w:numId w:val="5"/>
        </w:numPr>
        <w:jc w:val="both"/>
        <w:rPr>
          <w:b/>
          <w:bCs/>
        </w:rPr>
      </w:pPr>
      <w:r w:rsidRPr="00DD566B">
        <w:t>Python 2.7</w:t>
      </w:r>
    </w:p>
    <w:p w14:paraId="1D7A1A5A" w14:textId="77777777" w:rsidR="005537C6" w:rsidRPr="00DD566B" w:rsidRDefault="005537C6" w:rsidP="005537C6">
      <w:pPr>
        <w:pStyle w:val="Prrafodelista"/>
        <w:numPr>
          <w:ilvl w:val="2"/>
          <w:numId w:val="5"/>
        </w:numPr>
        <w:jc w:val="both"/>
        <w:rPr>
          <w:b/>
          <w:bCs/>
        </w:rPr>
      </w:pPr>
      <w:r w:rsidRPr="00DD566B">
        <w:t>Perl versión 5</w:t>
      </w:r>
    </w:p>
    <w:p w14:paraId="7051C130" w14:textId="77777777" w:rsidR="005537C6" w:rsidRPr="00DD566B" w:rsidRDefault="005537C6" w:rsidP="005537C6">
      <w:pPr>
        <w:pStyle w:val="Prrafodelista"/>
        <w:numPr>
          <w:ilvl w:val="2"/>
          <w:numId w:val="5"/>
        </w:numPr>
        <w:jc w:val="both"/>
        <w:rPr>
          <w:b/>
          <w:bCs/>
        </w:rPr>
      </w:pPr>
      <w:r w:rsidRPr="00DD566B">
        <w:t>Open</w:t>
      </w:r>
      <w:ins w:id="202" w:author="g g" w:date="2016-11-03T14:48:00Z">
        <w:r w:rsidRPr="00DD566B">
          <w:t>SSH</w:t>
        </w:r>
      </w:ins>
      <w:del w:id="203" w:author="g g" w:date="2016-11-03T14:48:00Z">
        <w:r w:rsidRPr="00DD566B" w:rsidDel="00D058B4">
          <w:delText>ssh</w:delText>
        </w:r>
      </w:del>
      <w:ins w:id="204" w:author="g g" w:date="2016-11-03T14:48:00Z">
        <w:r w:rsidRPr="00DD566B">
          <w:t xml:space="preserve"> </w:t>
        </w:r>
      </w:ins>
      <w:r w:rsidRPr="00DD566B">
        <w:t>Server</w:t>
      </w:r>
    </w:p>
    <w:p w14:paraId="0B6D4E1E" w14:textId="77777777" w:rsidR="005537C6" w:rsidRPr="00DD566B" w:rsidRDefault="005537C6" w:rsidP="005537C6">
      <w:pPr>
        <w:pStyle w:val="Prrafodelista"/>
        <w:numPr>
          <w:ilvl w:val="1"/>
          <w:numId w:val="5"/>
        </w:numPr>
        <w:jc w:val="both"/>
        <w:rPr>
          <w:b/>
          <w:bCs/>
        </w:rPr>
      </w:pPr>
      <w:r w:rsidRPr="00DD566B">
        <w:t>Bibliotecas necesarias:</w:t>
      </w:r>
    </w:p>
    <w:p w14:paraId="7B5A9C27" w14:textId="77777777" w:rsidR="005537C6" w:rsidRPr="00DD566B" w:rsidRDefault="005537C6" w:rsidP="005537C6">
      <w:pPr>
        <w:pStyle w:val="Prrafodelista"/>
        <w:numPr>
          <w:ilvl w:val="2"/>
          <w:numId w:val="5"/>
        </w:numPr>
        <w:jc w:val="both"/>
        <w:rPr>
          <w:b/>
          <w:bCs/>
        </w:rPr>
      </w:pPr>
      <w:r w:rsidRPr="00DD566B">
        <w:t>Python:</w:t>
      </w:r>
    </w:p>
    <w:p w14:paraId="5E257A67" w14:textId="77777777" w:rsidR="005537C6" w:rsidRPr="00DD566B" w:rsidRDefault="005537C6" w:rsidP="005537C6">
      <w:pPr>
        <w:pStyle w:val="Prrafodelista"/>
        <w:numPr>
          <w:ilvl w:val="3"/>
          <w:numId w:val="5"/>
        </w:numPr>
        <w:jc w:val="both"/>
        <w:rPr>
          <w:b/>
          <w:bCs/>
        </w:rPr>
      </w:pPr>
      <w:r w:rsidRPr="00DD566B">
        <w:t>Spur</w:t>
      </w:r>
    </w:p>
    <w:p w14:paraId="5ED5B388" w14:textId="77777777" w:rsidR="005537C6" w:rsidRPr="00DD566B" w:rsidRDefault="005537C6" w:rsidP="005537C6">
      <w:pPr>
        <w:pStyle w:val="Prrafodelista"/>
        <w:numPr>
          <w:ilvl w:val="3"/>
          <w:numId w:val="5"/>
        </w:numPr>
        <w:jc w:val="both"/>
        <w:rPr>
          <w:b/>
          <w:bCs/>
        </w:rPr>
      </w:pPr>
      <w:r w:rsidRPr="00DD566B">
        <w:t>Pysftp</w:t>
      </w:r>
    </w:p>
    <w:p w14:paraId="47555ABF" w14:textId="77777777" w:rsidR="005537C6" w:rsidRPr="00DD566B" w:rsidRDefault="005537C6" w:rsidP="005537C6">
      <w:pPr>
        <w:pStyle w:val="Prrafodelista"/>
        <w:numPr>
          <w:ilvl w:val="3"/>
          <w:numId w:val="5"/>
        </w:numPr>
        <w:jc w:val="both"/>
        <w:rPr>
          <w:b/>
          <w:bCs/>
        </w:rPr>
      </w:pPr>
      <w:r w:rsidRPr="00DD566B">
        <w:t>Matplotlib</w:t>
      </w:r>
    </w:p>
    <w:p w14:paraId="30873245" w14:textId="77777777" w:rsidR="005537C6" w:rsidRPr="00DD566B" w:rsidRDefault="005537C6" w:rsidP="005537C6">
      <w:pPr>
        <w:pStyle w:val="Prrafodelista"/>
        <w:numPr>
          <w:ilvl w:val="3"/>
          <w:numId w:val="5"/>
        </w:numPr>
        <w:jc w:val="both"/>
        <w:rPr>
          <w:b/>
          <w:bCs/>
        </w:rPr>
      </w:pPr>
      <w:r w:rsidRPr="00DD566B">
        <w:t>Shutil</w:t>
      </w:r>
    </w:p>
    <w:p w14:paraId="4DA05596" w14:textId="77777777" w:rsidR="005537C6" w:rsidRPr="00DD566B" w:rsidRDefault="005537C6" w:rsidP="005537C6">
      <w:pPr>
        <w:pStyle w:val="Prrafodelista"/>
        <w:numPr>
          <w:ilvl w:val="3"/>
          <w:numId w:val="5"/>
        </w:numPr>
        <w:jc w:val="both"/>
        <w:rPr>
          <w:b/>
          <w:bCs/>
        </w:rPr>
      </w:pPr>
      <w:r w:rsidRPr="00DD566B">
        <w:t>Termcolor</w:t>
      </w:r>
    </w:p>
    <w:p w14:paraId="1B003123" w14:textId="77777777" w:rsidR="005537C6" w:rsidRPr="00DD566B" w:rsidRDefault="005537C6" w:rsidP="005537C6">
      <w:pPr>
        <w:pStyle w:val="Prrafodelista"/>
        <w:numPr>
          <w:ilvl w:val="3"/>
          <w:numId w:val="5"/>
        </w:numPr>
        <w:jc w:val="both"/>
        <w:rPr>
          <w:b/>
          <w:bCs/>
        </w:rPr>
      </w:pPr>
      <w:r w:rsidRPr="00DD566B">
        <w:t>Pandas</w:t>
      </w:r>
    </w:p>
    <w:p w14:paraId="7169D6CA" w14:textId="77777777" w:rsidR="005537C6" w:rsidRPr="00DD566B" w:rsidRDefault="005537C6" w:rsidP="005537C6">
      <w:pPr>
        <w:pStyle w:val="Prrafodelista"/>
        <w:numPr>
          <w:ilvl w:val="3"/>
          <w:numId w:val="5"/>
        </w:numPr>
        <w:jc w:val="both"/>
        <w:rPr>
          <w:b/>
          <w:bCs/>
        </w:rPr>
      </w:pPr>
      <w:r w:rsidRPr="00DD566B">
        <w:t>Numpy</w:t>
      </w:r>
    </w:p>
    <w:p w14:paraId="046203BD" w14:textId="77777777" w:rsidR="005537C6" w:rsidRPr="00DD566B" w:rsidRDefault="005537C6" w:rsidP="005537C6">
      <w:pPr>
        <w:pStyle w:val="Prrafodelista"/>
        <w:numPr>
          <w:ilvl w:val="3"/>
          <w:numId w:val="5"/>
        </w:numPr>
        <w:jc w:val="both"/>
        <w:rPr>
          <w:b/>
          <w:bCs/>
        </w:rPr>
      </w:pPr>
      <w:r w:rsidRPr="00DD566B">
        <w:t>Reportlab</w:t>
      </w:r>
    </w:p>
    <w:p w14:paraId="3F3622FB" w14:textId="77777777" w:rsidR="005537C6" w:rsidRPr="00DD566B" w:rsidRDefault="005537C6" w:rsidP="005537C6">
      <w:pPr>
        <w:pStyle w:val="Prrafodelista"/>
        <w:numPr>
          <w:ilvl w:val="2"/>
          <w:numId w:val="5"/>
        </w:numPr>
        <w:jc w:val="both"/>
        <w:rPr>
          <w:b/>
          <w:bCs/>
        </w:rPr>
      </w:pPr>
      <w:r w:rsidRPr="00DD566B">
        <w:t>Perl:</w:t>
      </w:r>
    </w:p>
    <w:p w14:paraId="1AE8CF4D" w14:textId="77777777" w:rsidR="005537C6" w:rsidRPr="00DD566B" w:rsidRDefault="005537C6" w:rsidP="005537C6">
      <w:pPr>
        <w:pStyle w:val="Prrafodelista"/>
        <w:numPr>
          <w:ilvl w:val="3"/>
          <w:numId w:val="5"/>
        </w:numPr>
        <w:jc w:val="both"/>
        <w:rPr>
          <w:b/>
          <w:bCs/>
        </w:rPr>
      </w:pPr>
      <w:r w:rsidRPr="00DD566B">
        <w:t>MIME::Base64</w:t>
      </w:r>
    </w:p>
    <w:p w14:paraId="706587D3" w14:textId="77777777" w:rsidR="005537C6" w:rsidRPr="00DD566B" w:rsidRDefault="005537C6" w:rsidP="005537C6">
      <w:pPr>
        <w:pStyle w:val="Prrafodelista"/>
        <w:numPr>
          <w:ilvl w:val="3"/>
          <w:numId w:val="5"/>
        </w:numPr>
        <w:jc w:val="both"/>
        <w:rPr>
          <w:b/>
          <w:bCs/>
        </w:rPr>
      </w:pPr>
      <w:r w:rsidRPr="00DD566B">
        <w:t>URI:Encode</w:t>
      </w:r>
    </w:p>
    <w:p w14:paraId="0218951B" w14:textId="77777777" w:rsidR="005537C6" w:rsidRPr="00DD566B" w:rsidRDefault="005537C6" w:rsidP="005537C6">
      <w:pPr>
        <w:pStyle w:val="Prrafodelista"/>
        <w:numPr>
          <w:ilvl w:val="3"/>
          <w:numId w:val="5"/>
        </w:numPr>
        <w:jc w:val="both"/>
        <w:rPr>
          <w:b/>
          <w:bCs/>
        </w:rPr>
      </w:pPr>
      <w:r w:rsidRPr="00DD566B">
        <w:t>Date::Parse</w:t>
      </w:r>
    </w:p>
    <w:p w14:paraId="041CCC35" w14:textId="77777777" w:rsidR="005537C6" w:rsidRPr="00DD566B" w:rsidRDefault="005537C6" w:rsidP="005537C6">
      <w:pPr>
        <w:pStyle w:val="Prrafodelista"/>
        <w:jc w:val="both"/>
      </w:pPr>
    </w:p>
    <w:p w14:paraId="5FD2C4DA" w14:textId="77777777" w:rsidR="005537C6" w:rsidRPr="00DD566B" w:rsidRDefault="005537C6" w:rsidP="005537C6">
      <w:pPr>
        <w:pStyle w:val="Prrafodelista"/>
        <w:numPr>
          <w:ilvl w:val="0"/>
          <w:numId w:val="5"/>
        </w:numPr>
        <w:jc w:val="both"/>
      </w:pPr>
      <w:r w:rsidRPr="00DD566B">
        <w:t xml:space="preserve">Espacio en disco: 2 MB para la instalación de la aplicación, 500 MB para la instalación de dependencias y más de 1GB para almacenar </w:t>
      </w:r>
      <w:del w:id="205" w:author="g g" w:date="2016-11-04T21:47:00Z">
        <w:r w:rsidRPr="00DD566B" w:rsidDel="009022C3">
          <w:delText>logs</w:delText>
        </w:r>
      </w:del>
      <w:ins w:id="206" w:author="g g" w:date="2016-11-04T21:47:00Z">
        <w:r w:rsidRPr="00DD566B">
          <w:t xml:space="preserve">las bitácoras </w:t>
        </w:r>
      </w:ins>
      <w:r w:rsidRPr="00DD566B">
        <w:t xml:space="preserve"> que se extraen de los servidores.</w:t>
      </w:r>
    </w:p>
    <w:p w14:paraId="33D6C77D" w14:textId="77777777" w:rsidR="005537C6" w:rsidRPr="00DD566B" w:rsidRDefault="005537C6" w:rsidP="005537C6">
      <w:pPr>
        <w:pStyle w:val="Prrafodelista"/>
        <w:jc w:val="both"/>
      </w:pPr>
    </w:p>
    <w:p w14:paraId="51AFCAF8" w14:textId="77777777" w:rsidR="005537C6" w:rsidRPr="00DD566B" w:rsidDel="00D058B4" w:rsidRDefault="005537C6" w:rsidP="005537C6">
      <w:pPr>
        <w:pStyle w:val="Prrafodelista"/>
        <w:numPr>
          <w:ilvl w:val="0"/>
          <w:numId w:val="5"/>
        </w:numPr>
        <w:jc w:val="both"/>
        <w:rPr>
          <w:del w:id="207" w:author="g g" w:date="2016-11-03T14:50:00Z"/>
        </w:rPr>
      </w:pPr>
      <w:r w:rsidRPr="00DD566B">
        <w:t>Al realizar la conexión SSH con los servidores Web y de base de datos se debe de elegir un usuario que tenga permisos de lectura en las bitácoras.</w:t>
      </w:r>
    </w:p>
    <w:p w14:paraId="600A6DA6" w14:textId="77777777" w:rsidR="005537C6" w:rsidRPr="00DD566B" w:rsidRDefault="005537C6">
      <w:pPr>
        <w:pStyle w:val="Prrafodelista"/>
        <w:numPr>
          <w:ilvl w:val="0"/>
          <w:numId w:val="5"/>
        </w:numPr>
        <w:jc w:val="both"/>
        <w:pPrChange w:id="208" w:author="g g" w:date="2016-11-03T14:50:00Z">
          <w:pPr>
            <w:pStyle w:val="Prrafodelista"/>
          </w:pPr>
        </w:pPrChange>
      </w:pPr>
    </w:p>
    <w:p w14:paraId="0B1D662E" w14:textId="77777777" w:rsidR="005537C6" w:rsidRPr="00DD566B" w:rsidRDefault="005537C6" w:rsidP="005537C6">
      <w:pPr>
        <w:pStyle w:val="Prrafodelista"/>
        <w:jc w:val="both"/>
      </w:pPr>
    </w:p>
    <w:p w14:paraId="026ED9A3" w14:textId="41E36288" w:rsidR="005537C6" w:rsidRPr="00DD566B" w:rsidRDefault="0061722A">
      <w:pPr>
        <w:pStyle w:val="Prrafodelista"/>
        <w:numPr>
          <w:ilvl w:val="0"/>
          <w:numId w:val="5"/>
        </w:numPr>
        <w:jc w:val="both"/>
        <w:pPrChange w:id="209" w:author="g g" w:date="2016-11-03T14:50:00Z">
          <w:pPr>
            <w:pStyle w:val="Prrafodelista"/>
            <w:jc w:val="both"/>
          </w:pPr>
        </w:pPrChange>
      </w:pPr>
      <w:r>
        <w:t xml:space="preserve">En caso de eliminar algún usuario en cualquier servidor </w:t>
      </w:r>
      <w:bookmarkStart w:id="210" w:name="_GoBack"/>
      <w:bookmarkEnd w:id="210"/>
      <w:r>
        <w:t>que permita crear la conexión SSH se necesitará crear un nuevo par de llaves.</w:t>
      </w:r>
    </w:p>
    <w:p w14:paraId="719FF4CA" w14:textId="77777777" w:rsidR="005537C6" w:rsidRPr="00DD566B" w:rsidRDefault="005537C6" w:rsidP="005537C6">
      <w:pPr>
        <w:pStyle w:val="Prrafodelista"/>
        <w:jc w:val="both"/>
      </w:pPr>
    </w:p>
    <w:p w14:paraId="207EDA87" w14:textId="77777777" w:rsidR="005537C6" w:rsidRPr="00DD566B" w:rsidRDefault="005537C6" w:rsidP="005537C6">
      <w:pPr>
        <w:pStyle w:val="Prrafodelista"/>
        <w:numPr>
          <w:ilvl w:val="0"/>
          <w:numId w:val="5"/>
        </w:numPr>
        <w:jc w:val="both"/>
      </w:pPr>
      <w:r w:rsidRPr="00DD566B">
        <w:t>Se deberá de personalizar un archivo de configuración para poder indicar lo siguiente:</w:t>
      </w:r>
    </w:p>
    <w:p w14:paraId="3D92423D" w14:textId="77777777" w:rsidR="005537C6" w:rsidRPr="00DD566B" w:rsidRDefault="005537C6" w:rsidP="005537C6">
      <w:pPr>
        <w:pStyle w:val="Prrafodelista"/>
        <w:numPr>
          <w:ilvl w:val="2"/>
          <w:numId w:val="5"/>
        </w:numPr>
        <w:jc w:val="both"/>
      </w:pPr>
      <w:r w:rsidRPr="00DD566B">
        <w:t>Analizar un ataque en específico (opcional).</w:t>
      </w:r>
    </w:p>
    <w:p w14:paraId="2F03E5CB" w14:textId="77777777" w:rsidR="005537C6" w:rsidRPr="00DD566B" w:rsidRDefault="005537C6" w:rsidP="005537C6">
      <w:pPr>
        <w:pStyle w:val="Prrafodelista"/>
        <w:numPr>
          <w:ilvl w:val="2"/>
          <w:numId w:val="5"/>
        </w:numPr>
        <w:jc w:val="both"/>
      </w:pPr>
      <w:r w:rsidRPr="00DD566B">
        <w:t xml:space="preserve">Datos para calibrar el Crawler (opcional). </w:t>
      </w:r>
    </w:p>
    <w:p w14:paraId="43936919" w14:textId="77777777" w:rsidR="005537C6" w:rsidRPr="00DD566B" w:rsidRDefault="005537C6" w:rsidP="005537C6">
      <w:pPr>
        <w:pStyle w:val="Prrafodelista"/>
        <w:numPr>
          <w:ilvl w:val="2"/>
          <w:numId w:val="5"/>
        </w:numPr>
        <w:jc w:val="both"/>
      </w:pPr>
      <w:r w:rsidRPr="00DD566B">
        <w:lastRenderedPageBreak/>
        <w:t xml:space="preserve">Crear un archivo por cada sitio instalado en el servidor web con sus respectivas rutas de </w:t>
      </w:r>
      <w:del w:id="211" w:author="g g" w:date="2016-11-04T21:48:00Z">
        <w:r w:rsidRPr="00DD566B" w:rsidDel="009022C3">
          <w:delText>los archivos log</w:delText>
        </w:r>
      </w:del>
      <w:ins w:id="212" w:author="g g" w:date="2016-11-04T21:48:00Z">
        <w:r w:rsidRPr="00DD566B">
          <w:t>las bitácoras</w:t>
        </w:r>
      </w:ins>
      <w:r w:rsidRPr="00DD566B">
        <w:t xml:space="preserve"> (access.log y error.log).</w:t>
      </w:r>
    </w:p>
    <w:p w14:paraId="0933C172" w14:textId="77777777" w:rsidR="005537C6" w:rsidRPr="00DD566B" w:rsidRDefault="005537C6" w:rsidP="005537C6">
      <w:pPr>
        <w:pStyle w:val="Prrafodelista"/>
        <w:numPr>
          <w:ilvl w:val="0"/>
          <w:numId w:val="5"/>
        </w:numPr>
        <w:jc w:val="both"/>
      </w:pPr>
      <w:r w:rsidRPr="00DD566B">
        <w:t>Se puede crear un usuario o usar uno que haya sido creado anteriormente en el servidor WAF para poder ejecutar la aplicación, el script de instalación installServer.sh solicita un nombre de usuario que exista o que se desea crear.</w:t>
      </w:r>
    </w:p>
    <w:p w14:paraId="2190F255" w14:textId="77777777" w:rsidR="005537C6" w:rsidRPr="00DD566B" w:rsidRDefault="005537C6" w:rsidP="005537C6">
      <w:pPr>
        <w:pStyle w:val="Prrafodelista"/>
        <w:jc w:val="both"/>
      </w:pPr>
    </w:p>
    <w:p w14:paraId="50AD5808" w14:textId="6F798941" w:rsidR="005537C6" w:rsidRPr="00DD566B" w:rsidRDefault="005537C6" w:rsidP="005537C6">
      <w:pPr>
        <w:pStyle w:val="Prrafodelista"/>
        <w:numPr>
          <w:ilvl w:val="0"/>
          <w:numId w:val="5"/>
        </w:numPr>
        <w:jc w:val="both"/>
      </w:pPr>
      <w:r w:rsidRPr="00DD566B">
        <w:t>La fecha y hora de todos los servidores deben de estar sincronizadas, como máximo debe de haber una diferencia de tres segundos</w:t>
      </w:r>
      <w:ins w:id="213" w:author="g g" w:date="2016-11-03T14:51:00Z">
        <w:r w:rsidRPr="00DD566B">
          <w:t xml:space="preserve"> (en el archivo de configuración se puede indicar el tiempo </w:t>
        </w:r>
        <w:r w:rsidR="003E2537" w:rsidRPr="00DD566B">
          <w:t xml:space="preserve">máximo </w:t>
        </w:r>
      </w:ins>
      <w:r w:rsidR="003E2537">
        <w:t xml:space="preserve"> </w:t>
      </w:r>
      <w:ins w:id="214" w:author="g g" w:date="2016-11-03T14:51:00Z">
        <w:r w:rsidRPr="00DD566B">
          <w:t>de diferencia)</w:t>
        </w:r>
      </w:ins>
      <w:r w:rsidRPr="00DD566B">
        <w:t>, de lo contrario la correlación de eventos fallará. De manera opcional al momento de instalar la aplicación, se puede sincronizar la fecha y hora en todos los servidores, para ello se requiere de un usuario con la capacidad de hacer esta acción por medio del comando date, para ello se puede apoyarse de sudo.</w:t>
      </w:r>
    </w:p>
    <w:p w14:paraId="25170ABE" w14:textId="77777777" w:rsidR="005537C6" w:rsidRPr="00DD566B" w:rsidRDefault="005537C6" w:rsidP="005537C6">
      <w:pPr>
        <w:pStyle w:val="Prrafodelista"/>
      </w:pPr>
    </w:p>
    <w:p w14:paraId="0003DAB7" w14:textId="77777777" w:rsidR="005537C6" w:rsidRPr="00DD566B" w:rsidDel="00D64208" w:rsidRDefault="005537C6" w:rsidP="005537C6">
      <w:pPr>
        <w:pStyle w:val="Prrafodelista"/>
        <w:numPr>
          <w:ilvl w:val="0"/>
          <w:numId w:val="5"/>
        </w:numPr>
        <w:jc w:val="both"/>
        <w:rPr>
          <w:del w:id="215" w:author="g g" w:date="2016-11-03T14:52:00Z"/>
        </w:rPr>
      </w:pPr>
      <w:del w:id="216" w:author="g g" w:date="2016-11-04T21:51:00Z">
        <w:r w:rsidRPr="00DD566B" w:rsidDel="009022C3">
          <w:delText>Se recomienda</w:delText>
        </w:r>
      </w:del>
      <w:ins w:id="217" w:author="g g" w:date="2016-11-04T21:51:00Z">
        <w:r w:rsidRPr="00DD566B">
          <w:t>No se deben de</w:t>
        </w:r>
      </w:ins>
      <w:r w:rsidRPr="00DD566B">
        <w:t xml:space="preserve"> </w:t>
      </w:r>
      <w:del w:id="218" w:author="g g" w:date="2016-11-04T21:50:00Z">
        <w:r w:rsidRPr="00DD566B" w:rsidDel="009022C3">
          <w:delText>desactivar el logeo</w:delText>
        </w:r>
      </w:del>
      <w:ins w:id="219" w:author="g g" w:date="2016-11-04T21:50:00Z">
        <w:r w:rsidRPr="00DD566B">
          <w:t>registrar las direcciones</w:t>
        </w:r>
      </w:ins>
      <w:ins w:id="220" w:author="g g" w:date="2016-11-04T21:51:00Z">
        <w:r w:rsidRPr="00DD566B">
          <w:t xml:space="preserve"> </w:t>
        </w:r>
      </w:ins>
      <w:del w:id="221" w:author="g g" w:date="2016-11-04T21:50:00Z">
        <w:r w:rsidRPr="00DD566B" w:rsidDel="009022C3">
          <w:delText xml:space="preserve"> de </w:delText>
        </w:r>
      </w:del>
      <w:r w:rsidRPr="00DD566B">
        <w:t>IPv</w:t>
      </w:r>
      <w:ins w:id="222" w:author="g g" w:date="2016-11-04T21:51:00Z">
        <w:r w:rsidRPr="00DD566B">
          <w:t>6 en las bitácoras</w:t>
        </w:r>
      </w:ins>
      <w:del w:id="223" w:author="g g" w:date="2016-11-04T21:51:00Z">
        <w:r w:rsidRPr="00DD566B" w:rsidDel="009022C3">
          <w:delText>6</w:delText>
        </w:r>
      </w:del>
      <w:r w:rsidRPr="00DD566B">
        <w:t>.</w:t>
      </w:r>
    </w:p>
    <w:p w14:paraId="2EEA6118" w14:textId="77777777" w:rsidR="005537C6" w:rsidRPr="00DD566B" w:rsidRDefault="005537C6">
      <w:pPr>
        <w:pStyle w:val="Prrafodelista"/>
        <w:numPr>
          <w:ilvl w:val="0"/>
          <w:numId w:val="5"/>
        </w:numPr>
        <w:jc w:val="both"/>
        <w:pPrChange w:id="224" w:author="g g" w:date="2016-11-03T14:52:00Z">
          <w:pPr>
            <w:pStyle w:val="Prrafodelista"/>
          </w:pPr>
        </w:pPrChange>
      </w:pPr>
    </w:p>
    <w:p w14:paraId="709B9B8D" w14:textId="6F4EE1D6" w:rsidR="005537C6" w:rsidRPr="00DD566B" w:rsidDel="00D64208" w:rsidRDefault="000D396C" w:rsidP="005537C6">
      <w:pPr>
        <w:pStyle w:val="Prrafodelista"/>
        <w:numPr>
          <w:ilvl w:val="0"/>
          <w:numId w:val="5"/>
        </w:numPr>
        <w:jc w:val="both"/>
        <w:rPr>
          <w:del w:id="225" w:author="g g" w:date="2016-11-03T14:52:00Z"/>
        </w:rPr>
      </w:pPr>
      <w:r>
        <w:t>Todas las bitácoras</w:t>
      </w:r>
      <w:r w:rsidR="005537C6" w:rsidRPr="00DD566B">
        <w:t xml:space="preserve"> deberán de registrar la marca de tiempo hasta los segundos.</w:t>
      </w:r>
    </w:p>
    <w:p w14:paraId="1CAB62FA" w14:textId="77777777" w:rsidR="005537C6" w:rsidRPr="00DD566B" w:rsidRDefault="005537C6">
      <w:pPr>
        <w:pStyle w:val="Prrafodelista"/>
        <w:numPr>
          <w:ilvl w:val="0"/>
          <w:numId w:val="5"/>
        </w:numPr>
        <w:jc w:val="both"/>
        <w:pPrChange w:id="226" w:author="g g" w:date="2016-11-03T14:52:00Z">
          <w:pPr>
            <w:pStyle w:val="Prrafodelista"/>
          </w:pPr>
        </w:pPrChange>
      </w:pPr>
    </w:p>
    <w:p w14:paraId="7600DE85" w14:textId="77777777" w:rsidR="005537C6" w:rsidRPr="00DD566B" w:rsidRDefault="005537C6" w:rsidP="005537C6">
      <w:pPr>
        <w:pStyle w:val="Prrafodelista"/>
        <w:numPr>
          <w:ilvl w:val="0"/>
          <w:numId w:val="28"/>
        </w:numPr>
        <w:tabs>
          <w:tab w:val="left" w:pos="2160"/>
        </w:tabs>
        <w:ind w:left="709"/>
        <w:jc w:val="both"/>
      </w:pPr>
      <w:r w:rsidRPr="00DD566B">
        <w:t>Tener instalado un servidor Web Apache 2.2.</w:t>
      </w:r>
      <w:ins w:id="227" w:author="g g" w:date="2016-11-03T14:52:00Z">
        <w:r w:rsidRPr="00DD566B">
          <w:t>x</w:t>
        </w:r>
      </w:ins>
    </w:p>
    <w:p w14:paraId="1A657C05" w14:textId="77777777" w:rsidR="005537C6" w:rsidRPr="00DD566B" w:rsidRDefault="005537C6" w:rsidP="005537C6">
      <w:pPr>
        <w:pStyle w:val="Prrafodelista"/>
        <w:numPr>
          <w:ilvl w:val="0"/>
          <w:numId w:val="28"/>
        </w:numPr>
        <w:tabs>
          <w:tab w:val="left" w:pos="2160"/>
        </w:tabs>
        <w:ind w:left="709"/>
        <w:jc w:val="both"/>
      </w:pPr>
      <w:r w:rsidRPr="00DD566B">
        <w:t xml:space="preserve">Tener instalado un servidor de Base de datos </w:t>
      </w:r>
      <w:ins w:id="228" w:author="g g" w:date="2016-11-04T21:38:00Z">
        <w:r w:rsidRPr="00DD566B">
          <w:t xml:space="preserve">PostgreSQL </w:t>
        </w:r>
      </w:ins>
      <w:del w:id="229" w:author="g g" w:date="2016-11-04T21:38:00Z">
        <w:r w:rsidRPr="00DD566B" w:rsidDel="003C2485">
          <w:delText>Postgres</w:delText>
        </w:r>
      </w:del>
      <w:r w:rsidRPr="00DD566B">
        <w:t xml:space="preserve"> 9.1</w:t>
      </w:r>
    </w:p>
    <w:p w14:paraId="42538E47" w14:textId="77777777" w:rsidR="005537C6" w:rsidRPr="00DD566B" w:rsidRDefault="005537C6" w:rsidP="005537C6">
      <w:pPr>
        <w:pStyle w:val="Prrafodelista"/>
        <w:numPr>
          <w:ilvl w:val="0"/>
          <w:numId w:val="28"/>
        </w:numPr>
        <w:tabs>
          <w:tab w:val="left" w:pos="2160"/>
        </w:tabs>
        <w:ind w:left="709"/>
        <w:jc w:val="both"/>
      </w:pPr>
      <w:r w:rsidRPr="00DD566B">
        <w:t>Tener un servidor con ModSecurity versión 2.9.</w:t>
      </w:r>
    </w:p>
    <w:p w14:paraId="1A86180E" w14:textId="77777777" w:rsidR="005537C6" w:rsidRPr="00DD566B" w:rsidRDefault="005537C6" w:rsidP="005537C6">
      <w:pPr>
        <w:pStyle w:val="Prrafodelista"/>
        <w:numPr>
          <w:ilvl w:val="0"/>
          <w:numId w:val="28"/>
        </w:numPr>
        <w:tabs>
          <w:tab w:val="left" w:pos="2160"/>
        </w:tabs>
        <w:ind w:left="709"/>
        <w:jc w:val="both"/>
      </w:pPr>
      <w:r w:rsidRPr="00DD566B">
        <w:t>Todos los  servidores tienen instalado un sistema operativo Debian 7</w:t>
      </w:r>
    </w:p>
    <w:p w14:paraId="255597E5" w14:textId="77777777" w:rsidR="005537C6" w:rsidRPr="00DD566B" w:rsidRDefault="005537C6" w:rsidP="005537C6">
      <w:pPr>
        <w:pStyle w:val="Prrafodelista"/>
        <w:numPr>
          <w:ilvl w:val="0"/>
          <w:numId w:val="28"/>
        </w:numPr>
        <w:tabs>
          <w:tab w:val="left" w:pos="2160"/>
        </w:tabs>
        <w:ind w:left="709"/>
        <w:jc w:val="both"/>
      </w:pPr>
      <w:r w:rsidRPr="00DD566B">
        <w:t xml:space="preserve">En </w:t>
      </w:r>
      <w:ins w:id="230" w:author="g g" w:date="2016-11-03T14:55:00Z">
        <w:r w:rsidRPr="00DD566B">
          <w:t>t</w:t>
        </w:r>
      </w:ins>
      <w:del w:id="231" w:author="g g" w:date="2016-11-03T14:55:00Z">
        <w:r w:rsidRPr="00DD566B" w:rsidDel="00D64208">
          <w:delText>T</w:delText>
        </w:r>
      </w:del>
      <w:r w:rsidRPr="00DD566B">
        <w:t>odos los servidores se requiere</w:t>
      </w:r>
      <w:ins w:id="232" w:author="g g" w:date="2016-11-03T14:56:00Z">
        <w:r w:rsidRPr="00DD566B">
          <w:t xml:space="preserve"> mínimo</w:t>
        </w:r>
      </w:ins>
      <w:r w:rsidRPr="00DD566B">
        <w:t xml:space="preserve"> 512</w:t>
      </w:r>
      <w:ins w:id="233" w:author="g g" w:date="2016-11-03T14:56:00Z">
        <w:r w:rsidRPr="00DD566B">
          <w:t xml:space="preserve"> MB</w:t>
        </w:r>
      </w:ins>
      <w:r w:rsidRPr="00DD566B">
        <w:t xml:space="preserve"> de memoria RAM.</w:t>
      </w:r>
    </w:p>
    <w:p w14:paraId="5FB0F89E" w14:textId="77777777" w:rsidR="005537C6" w:rsidRPr="00DD566B" w:rsidRDefault="005537C6" w:rsidP="005537C6">
      <w:pPr>
        <w:pStyle w:val="Prrafodelista"/>
        <w:numPr>
          <w:ilvl w:val="0"/>
          <w:numId w:val="28"/>
        </w:numPr>
        <w:tabs>
          <w:tab w:val="left" w:pos="2160"/>
        </w:tabs>
        <w:ind w:left="709"/>
        <w:jc w:val="both"/>
      </w:pPr>
      <w:r w:rsidRPr="00DD566B">
        <w:t>Se requiere tener acceso como root en el servidor WAF.</w:t>
      </w:r>
    </w:p>
    <w:p w14:paraId="233EA9BB" w14:textId="77777777" w:rsidR="005537C6" w:rsidRPr="00DD566B" w:rsidRDefault="005537C6" w:rsidP="005537C6">
      <w:pPr>
        <w:pStyle w:val="Prrafodelista"/>
        <w:numPr>
          <w:ilvl w:val="0"/>
          <w:numId w:val="28"/>
        </w:numPr>
        <w:tabs>
          <w:tab w:val="left" w:pos="2160"/>
        </w:tabs>
        <w:ind w:left="709"/>
        <w:jc w:val="both"/>
      </w:pPr>
      <w:r w:rsidRPr="00DD566B">
        <w:t>El servidor WAF debe tener conexión a internet.</w:t>
      </w:r>
    </w:p>
    <w:p w14:paraId="360226BA" w14:textId="47D9CEEF" w:rsidR="005537C6" w:rsidRPr="00DD566B" w:rsidRDefault="005537C6" w:rsidP="005537C6">
      <w:pPr>
        <w:pStyle w:val="Prrafodelista"/>
        <w:numPr>
          <w:ilvl w:val="0"/>
          <w:numId w:val="28"/>
        </w:numPr>
        <w:tabs>
          <w:tab w:val="left" w:pos="2160"/>
        </w:tabs>
        <w:ind w:left="709"/>
        <w:jc w:val="both"/>
      </w:pPr>
      <w:r w:rsidRPr="00DD566B">
        <w:t xml:space="preserve">Se requiere de un usuario para tener acceso a </w:t>
      </w:r>
      <w:del w:id="234" w:author="g g" w:date="2016-11-04T21:59:00Z">
        <w:r w:rsidRPr="00DD566B" w:rsidDel="000F2DCD">
          <w:delText>los logs</w:delText>
        </w:r>
      </w:del>
      <w:ins w:id="235" w:author="g g" w:date="2016-11-04T21:59:00Z">
        <w:r w:rsidRPr="00DD566B">
          <w:t>las bitácoras</w:t>
        </w:r>
      </w:ins>
      <w:r w:rsidR="00B62E20">
        <w:t xml:space="preserve"> de los servidores (Web y B</w:t>
      </w:r>
      <w:r w:rsidRPr="00DD566B">
        <w:t>ase de datos).</w:t>
      </w:r>
    </w:p>
    <w:p w14:paraId="0B948577" w14:textId="77777777" w:rsidR="005537C6" w:rsidRPr="00DD566B" w:rsidRDefault="005537C6" w:rsidP="005537C6">
      <w:pPr>
        <w:pStyle w:val="Prrafodelista"/>
        <w:numPr>
          <w:ilvl w:val="0"/>
          <w:numId w:val="28"/>
        </w:numPr>
        <w:tabs>
          <w:tab w:val="left" w:pos="2160"/>
        </w:tabs>
        <w:ind w:left="709"/>
        <w:jc w:val="both"/>
      </w:pPr>
      <w:r w:rsidRPr="00DD566B">
        <w:t>Se necesita realizar conexiones SSH del servidor WAF hacia los dos servidores.</w:t>
      </w:r>
    </w:p>
    <w:p w14:paraId="5BD0DC2D" w14:textId="77777777" w:rsidR="005537C6" w:rsidRPr="00DD566B" w:rsidRDefault="005537C6" w:rsidP="005537C6">
      <w:pPr>
        <w:pStyle w:val="Prrafodelista"/>
        <w:numPr>
          <w:ilvl w:val="0"/>
          <w:numId w:val="28"/>
        </w:numPr>
        <w:tabs>
          <w:tab w:val="left" w:pos="2160"/>
        </w:tabs>
        <w:ind w:left="709"/>
        <w:jc w:val="both"/>
      </w:pPr>
      <w:r w:rsidRPr="00DD566B">
        <w:t>Se recomienda usar los siguientes repositorios:</w:t>
      </w:r>
    </w:p>
    <w:p w14:paraId="769BA228" w14:textId="77777777" w:rsidR="005537C6" w:rsidRPr="00DD566B" w:rsidRDefault="005537C6" w:rsidP="005537C6">
      <w:pPr>
        <w:pStyle w:val="Prrafodelista"/>
        <w:tabs>
          <w:tab w:val="left" w:pos="2160"/>
        </w:tabs>
        <w:ind w:left="0"/>
        <w:jc w:val="both"/>
      </w:pPr>
    </w:p>
    <w:p w14:paraId="4BA8C361" w14:textId="77777777" w:rsidR="005537C6" w:rsidRPr="00DD566B" w:rsidRDefault="005537C6" w:rsidP="005537C6">
      <w:pPr>
        <w:pStyle w:val="Prrafodelista"/>
        <w:numPr>
          <w:ilvl w:val="0"/>
          <w:numId w:val="29"/>
        </w:numPr>
        <w:tabs>
          <w:tab w:val="left" w:pos="2160"/>
        </w:tabs>
        <w:jc w:val="both"/>
      </w:pPr>
      <w:r w:rsidRPr="00DD566B">
        <w:t>deb http://ftp.mx.debian.org/debian/ wheezy main contrib non-free</w:t>
      </w:r>
    </w:p>
    <w:p w14:paraId="245C3AFA" w14:textId="77777777" w:rsidR="005537C6" w:rsidRPr="00DD566B" w:rsidRDefault="005537C6" w:rsidP="005537C6">
      <w:pPr>
        <w:pStyle w:val="Prrafodelista"/>
        <w:numPr>
          <w:ilvl w:val="0"/>
          <w:numId w:val="29"/>
        </w:numPr>
        <w:tabs>
          <w:tab w:val="left" w:pos="2160"/>
        </w:tabs>
        <w:jc w:val="both"/>
      </w:pPr>
      <w:r w:rsidRPr="00DD566B">
        <w:t>deb-src http://ftp.mx.debian.org/debian/ wheezy main contrib non-free</w:t>
      </w:r>
    </w:p>
    <w:p w14:paraId="014F6164" w14:textId="77777777" w:rsidR="005537C6" w:rsidRPr="00DD566B" w:rsidRDefault="005537C6" w:rsidP="005537C6">
      <w:pPr>
        <w:pStyle w:val="Prrafodelista"/>
        <w:numPr>
          <w:ilvl w:val="0"/>
          <w:numId w:val="29"/>
        </w:numPr>
        <w:tabs>
          <w:tab w:val="left" w:pos="2160"/>
        </w:tabs>
        <w:jc w:val="both"/>
      </w:pPr>
      <w:r w:rsidRPr="00DD566B">
        <w:t>deb http://security.debian.org/ wheezy/updates main contrib non-free</w:t>
      </w:r>
    </w:p>
    <w:p w14:paraId="5D57E143" w14:textId="77777777" w:rsidR="005537C6" w:rsidRPr="00DD566B" w:rsidRDefault="005537C6" w:rsidP="005537C6">
      <w:pPr>
        <w:pStyle w:val="Prrafodelista"/>
        <w:numPr>
          <w:ilvl w:val="0"/>
          <w:numId w:val="29"/>
        </w:numPr>
        <w:tabs>
          <w:tab w:val="left" w:pos="2160"/>
        </w:tabs>
        <w:jc w:val="both"/>
      </w:pPr>
      <w:r w:rsidRPr="00DD566B">
        <w:t>deb-src http://security.debian.org/ wheezy/updates main contrib non-free</w:t>
      </w:r>
    </w:p>
    <w:p w14:paraId="0F69C06E" w14:textId="77777777" w:rsidR="005537C6" w:rsidRPr="00DD566B" w:rsidRDefault="005537C6" w:rsidP="005537C6">
      <w:pPr>
        <w:pStyle w:val="Prrafodelista"/>
        <w:numPr>
          <w:ilvl w:val="0"/>
          <w:numId w:val="29"/>
        </w:numPr>
        <w:tabs>
          <w:tab w:val="left" w:pos="2160"/>
        </w:tabs>
        <w:jc w:val="both"/>
      </w:pPr>
      <w:r w:rsidRPr="00DD566B">
        <w:t>deb http://ftp.mx.debian.org/debian/ wheezy-updates main contrib non-free</w:t>
      </w:r>
    </w:p>
    <w:p w14:paraId="6707E8EA" w14:textId="77777777" w:rsidR="005537C6" w:rsidRPr="00DD566B" w:rsidRDefault="005537C6" w:rsidP="005537C6">
      <w:pPr>
        <w:pStyle w:val="Prrafodelista"/>
        <w:numPr>
          <w:ilvl w:val="0"/>
          <w:numId w:val="29"/>
        </w:numPr>
        <w:tabs>
          <w:tab w:val="left" w:pos="2160"/>
        </w:tabs>
        <w:jc w:val="both"/>
      </w:pPr>
      <w:r w:rsidRPr="00DD566B">
        <w:t>deb-src http://ftp.mx.debian.org/debian/ wheezy-updates main contrib non-free</w:t>
      </w:r>
    </w:p>
    <w:p w14:paraId="572B0AB0" w14:textId="74E0BA9A" w:rsidR="005537C6" w:rsidRPr="00DD566B" w:rsidRDefault="005537C6" w:rsidP="00C31ED5"/>
    <w:p w14:paraId="17B64919" w14:textId="07FAF6FD" w:rsidR="00475DF4" w:rsidRPr="00DD566B" w:rsidRDefault="008C0DCA" w:rsidP="00931020">
      <w:r w:rsidRPr="00DD566B">
        <w:br w:type="page"/>
      </w:r>
    </w:p>
    <w:p w14:paraId="471EF60F" w14:textId="3D7C0753" w:rsidR="00475DF4" w:rsidRPr="00DD566B"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236" w:name="_Toc465688261"/>
      <w:bookmarkStart w:id="237" w:name="_Toc466500338"/>
      <w:r w:rsidRPr="00DD566B">
        <w:rPr>
          <w:rFonts w:asciiTheme="minorHAnsi" w:hAnsiTheme="minorHAnsi"/>
          <w:b/>
          <w:color w:val="auto"/>
          <w:sz w:val="28"/>
        </w:rPr>
        <w:lastRenderedPageBreak/>
        <w:t>Instalación</w:t>
      </w:r>
      <w:bookmarkEnd w:id="236"/>
      <w:bookmarkEnd w:id="237"/>
    </w:p>
    <w:p w14:paraId="09D27D36" w14:textId="77777777" w:rsidR="00475DF4" w:rsidRPr="00DD566B" w:rsidRDefault="00475DF4" w:rsidP="00475DF4">
      <w:pPr>
        <w:pStyle w:val="Prrafodelista"/>
        <w:tabs>
          <w:tab w:val="left" w:pos="2160"/>
        </w:tabs>
        <w:ind w:left="0"/>
        <w:jc w:val="both"/>
      </w:pPr>
    </w:p>
    <w:p w14:paraId="6B1A3956" w14:textId="77777777" w:rsidR="00475DF4" w:rsidRPr="00DD566B" w:rsidRDefault="00475DF4" w:rsidP="00475DF4">
      <w:pPr>
        <w:pStyle w:val="Prrafodelista"/>
        <w:tabs>
          <w:tab w:val="left" w:pos="2160"/>
        </w:tabs>
        <w:ind w:left="0"/>
        <w:jc w:val="both"/>
      </w:pPr>
    </w:p>
    <w:p w14:paraId="68168556" w14:textId="318CCD4E" w:rsidR="00475DF4" w:rsidRPr="00DD566B" w:rsidRDefault="00475DF4" w:rsidP="00CC0F38">
      <w:pPr>
        <w:pStyle w:val="Prrafodelista"/>
        <w:tabs>
          <w:tab w:val="left" w:pos="2160"/>
        </w:tabs>
        <w:spacing w:after="0" w:line="240" w:lineRule="auto"/>
        <w:ind w:left="0" w:firstLine="709"/>
        <w:jc w:val="both"/>
      </w:pPr>
      <w:r w:rsidRPr="00DD566B">
        <w:t>La herramienta se encuentr</w:t>
      </w:r>
      <w:r w:rsidR="00B53CF5">
        <w:t>a disponible en un repositorio G</w:t>
      </w:r>
      <w:r w:rsidRPr="00DD566B">
        <w:t>it, cuyo enlace es el siguiente:</w:t>
      </w:r>
    </w:p>
    <w:p w14:paraId="43062010" w14:textId="77777777" w:rsidR="00475DF4" w:rsidRPr="00DD566B" w:rsidRDefault="00475DF4" w:rsidP="00475DF4">
      <w:pPr>
        <w:pStyle w:val="Prrafodelista"/>
        <w:tabs>
          <w:tab w:val="left" w:pos="2160"/>
        </w:tabs>
        <w:ind w:left="0"/>
        <w:jc w:val="both"/>
      </w:pPr>
    </w:p>
    <w:p w14:paraId="5D08EE43" w14:textId="77777777" w:rsidR="00475DF4" w:rsidRPr="00DD566B" w:rsidRDefault="00475DF4" w:rsidP="00475DF4">
      <w:pPr>
        <w:pStyle w:val="Prrafodelista"/>
        <w:tabs>
          <w:tab w:val="left" w:pos="2160"/>
        </w:tabs>
        <w:ind w:left="0"/>
        <w:jc w:val="both"/>
      </w:pPr>
      <w:r w:rsidRPr="00DD566B">
        <w:t>https://github.com/JuanPBSI/ProyectoSG</w:t>
      </w:r>
    </w:p>
    <w:p w14:paraId="3AA9621F" w14:textId="77777777" w:rsidR="00475DF4" w:rsidRPr="00DD566B" w:rsidRDefault="00475DF4" w:rsidP="00475DF4">
      <w:pPr>
        <w:pStyle w:val="Prrafodelista"/>
        <w:tabs>
          <w:tab w:val="left" w:pos="2160"/>
        </w:tabs>
        <w:ind w:left="0"/>
        <w:jc w:val="both"/>
      </w:pPr>
    </w:p>
    <w:p w14:paraId="0F261AAD" w14:textId="77777777" w:rsidR="00475DF4" w:rsidRPr="00DD566B" w:rsidRDefault="00475DF4" w:rsidP="00CC0F38">
      <w:pPr>
        <w:pStyle w:val="Prrafodelista"/>
        <w:tabs>
          <w:tab w:val="left" w:pos="2160"/>
        </w:tabs>
        <w:spacing w:after="0" w:line="240" w:lineRule="auto"/>
        <w:ind w:left="0" w:firstLine="709"/>
        <w:jc w:val="both"/>
      </w:pPr>
      <w:r w:rsidRPr="00DD566B">
        <w:t>Para la instalación se divide en dos partes, la primera  se realiza por medio de un  script  installServer.sh el cual va a instalar algunas dependencias, bibliotecas, se copian los componentes de la aplicación y además se asignará un usuario para ejecutar la herramienta. La segunda parte se crean un par de llaves para realizar las conexiones por SSH  y se guardan algunos datos como direcciones IP y nombres de usuarios.</w:t>
      </w:r>
    </w:p>
    <w:p w14:paraId="43DA2967" w14:textId="77777777" w:rsidR="00475DF4" w:rsidRPr="00DD566B" w:rsidRDefault="00475DF4" w:rsidP="00CC0F38">
      <w:pPr>
        <w:pStyle w:val="Prrafodelista"/>
        <w:tabs>
          <w:tab w:val="left" w:pos="2160"/>
        </w:tabs>
        <w:spacing w:after="0" w:line="240" w:lineRule="auto"/>
        <w:ind w:left="0" w:firstLine="709"/>
        <w:jc w:val="both"/>
      </w:pPr>
    </w:p>
    <w:p w14:paraId="237323FE" w14:textId="77777777" w:rsidR="00475DF4" w:rsidRPr="00DD566B" w:rsidRDefault="00475DF4" w:rsidP="00CC0F38">
      <w:pPr>
        <w:pStyle w:val="Prrafodelista"/>
        <w:tabs>
          <w:tab w:val="left" w:pos="2160"/>
        </w:tabs>
        <w:spacing w:after="0" w:line="240" w:lineRule="auto"/>
        <w:ind w:left="0" w:firstLine="709"/>
        <w:jc w:val="both"/>
      </w:pPr>
      <w:r w:rsidRPr="00DD566B">
        <w:t>Iniciamos sesión como root en el servidor WAF, descargamos la herramienta, luego nos ubicamos en el directorio del proyecto y ejecutamos el script installServer.sh:</w:t>
      </w:r>
    </w:p>
    <w:p w14:paraId="13389D5E" w14:textId="77777777" w:rsidR="00475DF4" w:rsidRPr="00DD566B" w:rsidRDefault="00475DF4" w:rsidP="00CC0F38">
      <w:pPr>
        <w:pStyle w:val="Prrafodelista"/>
        <w:tabs>
          <w:tab w:val="left" w:pos="2160"/>
        </w:tabs>
        <w:spacing w:after="0" w:line="240" w:lineRule="auto"/>
        <w:ind w:left="0" w:firstLine="709"/>
        <w:jc w:val="both"/>
      </w:pPr>
    </w:p>
    <w:p w14:paraId="7DF9EDAB" w14:textId="445B56C8"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2E5454D2" wp14:editId="62E99CAC">
            <wp:extent cx="4914900" cy="1038225"/>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900" cy="1038225"/>
                    </a:xfrm>
                    <a:prstGeom prst="rect">
                      <a:avLst/>
                    </a:prstGeom>
                  </pic:spPr>
                </pic:pic>
              </a:graphicData>
            </a:graphic>
          </wp:inline>
        </w:drawing>
      </w:r>
    </w:p>
    <w:p w14:paraId="781FC71B" w14:textId="77777777" w:rsidR="00475DF4" w:rsidRPr="00DD566B" w:rsidRDefault="00475DF4" w:rsidP="00CC0F38">
      <w:pPr>
        <w:pStyle w:val="Prrafodelista"/>
        <w:tabs>
          <w:tab w:val="left" w:pos="2160"/>
        </w:tabs>
        <w:spacing w:after="0" w:line="240" w:lineRule="auto"/>
        <w:ind w:left="0" w:firstLine="709"/>
        <w:jc w:val="center"/>
      </w:pPr>
    </w:p>
    <w:p w14:paraId="76265F1A" w14:textId="77777777" w:rsidR="00475DF4" w:rsidRPr="00DD566B" w:rsidRDefault="00475DF4" w:rsidP="00CC0F38">
      <w:pPr>
        <w:pStyle w:val="Prrafodelista"/>
        <w:tabs>
          <w:tab w:val="left" w:pos="2160"/>
        </w:tabs>
        <w:spacing w:after="0" w:line="240" w:lineRule="auto"/>
        <w:ind w:left="0" w:firstLine="709"/>
        <w:jc w:val="center"/>
      </w:pPr>
    </w:p>
    <w:p w14:paraId="391B51DF" w14:textId="77777777" w:rsidR="00475DF4" w:rsidRPr="00DD566B" w:rsidRDefault="00475DF4" w:rsidP="00CC0F38">
      <w:pPr>
        <w:pStyle w:val="Prrafodelista"/>
        <w:tabs>
          <w:tab w:val="left" w:pos="2160"/>
        </w:tabs>
        <w:spacing w:after="0" w:line="240" w:lineRule="auto"/>
        <w:ind w:left="0" w:firstLine="709"/>
        <w:jc w:val="both"/>
      </w:pPr>
      <w:r w:rsidRPr="00DD566B">
        <w:t xml:space="preserve">En seguida nos solicitará que escojamos un usuario, este puede ser uno que ya exista o de lo contrario este se creará, para este caso se usará el usuario </w:t>
      </w:r>
      <w:r w:rsidRPr="00DD566B">
        <w:rPr>
          <w:i/>
        </w:rPr>
        <w:t>user1</w:t>
      </w:r>
      <w:r w:rsidRPr="00DD566B">
        <w:t>:</w:t>
      </w:r>
    </w:p>
    <w:p w14:paraId="092477FE" w14:textId="77777777" w:rsidR="00665BBC" w:rsidRPr="00DD566B" w:rsidRDefault="00665BBC" w:rsidP="00CC0F38">
      <w:pPr>
        <w:pStyle w:val="Prrafodelista"/>
        <w:tabs>
          <w:tab w:val="left" w:pos="2160"/>
        </w:tabs>
        <w:spacing w:after="0" w:line="240" w:lineRule="auto"/>
        <w:ind w:left="0" w:firstLine="709"/>
        <w:jc w:val="both"/>
      </w:pPr>
    </w:p>
    <w:p w14:paraId="6820A15D" w14:textId="280D5958"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5C83224E" wp14:editId="372C570A">
            <wp:extent cx="5680075" cy="1381084"/>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7" t="6027" r="17870" b="62392"/>
                    <a:stretch/>
                  </pic:blipFill>
                  <pic:spPr bwMode="auto">
                    <a:xfrm>
                      <a:off x="0" y="0"/>
                      <a:ext cx="5686989" cy="1382765"/>
                    </a:xfrm>
                    <a:prstGeom prst="rect">
                      <a:avLst/>
                    </a:prstGeom>
                    <a:ln>
                      <a:noFill/>
                    </a:ln>
                    <a:extLst>
                      <a:ext uri="{53640926-AAD7-44D8-BBD7-CCE9431645EC}">
                        <a14:shadowObscured xmlns:a14="http://schemas.microsoft.com/office/drawing/2010/main"/>
                      </a:ext>
                    </a:extLst>
                  </pic:spPr>
                </pic:pic>
              </a:graphicData>
            </a:graphic>
          </wp:inline>
        </w:drawing>
      </w:r>
    </w:p>
    <w:p w14:paraId="46DB6652" w14:textId="77777777" w:rsidR="00475DF4" w:rsidRPr="00DD566B" w:rsidRDefault="00475DF4" w:rsidP="00CC0F38">
      <w:pPr>
        <w:pStyle w:val="Prrafodelista"/>
        <w:tabs>
          <w:tab w:val="left" w:pos="2160"/>
        </w:tabs>
        <w:spacing w:after="0" w:line="240" w:lineRule="auto"/>
        <w:ind w:left="0" w:firstLine="709"/>
        <w:jc w:val="both"/>
      </w:pPr>
    </w:p>
    <w:p w14:paraId="69F12317" w14:textId="26F63990" w:rsidR="00475DF4" w:rsidRPr="00DD566B" w:rsidRDefault="00475DF4" w:rsidP="00CC0F38">
      <w:pPr>
        <w:pStyle w:val="Prrafodelista"/>
        <w:tabs>
          <w:tab w:val="left" w:pos="2160"/>
        </w:tabs>
        <w:spacing w:after="0" w:line="240" w:lineRule="auto"/>
        <w:ind w:left="0" w:firstLine="709"/>
        <w:jc w:val="both"/>
      </w:pPr>
      <w:r w:rsidRPr="00DD566B">
        <w:t xml:space="preserve">A partir de este momento se inicia la instalación de las dependencias, por lo tanto </w:t>
      </w:r>
      <w:r w:rsidR="00665BBC" w:rsidRPr="00DD566B">
        <w:t>es posible que tarde en ejecutarse el script</w:t>
      </w:r>
      <w:r w:rsidRPr="00DD566B">
        <w:t xml:space="preserve">, dependiendo del ancho de banda del servicio de internet, además es </w:t>
      </w:r>
      <w:r w:rsidR="00665BBC" w:rsidRPr="00DD566B">
        <w:t>probable</w:t>
      </w:r>
      <w:r w:rsidRPr="00DD566B">
        <w:t xml:space="preserve"> que solicite alguna autorizac</w:t>
      </w:r>
      <w:r w:rsidR="00665BBC" w:rsidRPr="00DD566B">
        <w:t>ión para instalar algún paquete, en donde hay que aceptar toda solicitud.</w:t>
      </w:r>
    </w:p>
    <w:p w14:paraId="62DC183F" w14:textId="77777777" w:rsidR="00475DF4" w:rsidRPr="00DD566B" w:rsidRDefault="00475DF4" w:rsidP="00475DF4">
      <w:pPr>
        <w:pStyle w:val="Prrafodelista"/>
        <w:tabs>
          <w:tab w:val="left" w:pos="2160"/>
        </w:tabs>
        <w:ind w:left="0"/>
        <w:jc w:val="both"/>
      </w:pPr>
    </w:p>
    <w:p w14:paraId="309B227F" w14:textId="77777777" w:rsidR="00475DF4" w:rsidRPr="00DD566B" w:rsidRDefault="00475DF4" w:rsidP="00475DF4">
      <w:pPr>
        <w:pStyle w:val="Prrafodelista"/>
        <w:tabs>
          <w:tab w:val="left" w:pos="2160"/>
        </w:tabs>
        <w:ind w:left="0"/>
        <w:jc w:val="both"/>
      </w:pPr>
    </w:p>
    <w:p w14:paraId="4A873468" w14:textId="77777777" w:rsidR="00475DF4" w:rsidRPr="00DD566B" w:rsidRDefault="00475DF4" w:rsidP="00475DF4">
      <w:pPr>
        <w:pStyle w:val="Prrafodelista"/>
        <w:tabs>
          <w:tab w:val="left" w:pos="2160"/>
        </w:tabs>
        <w:ind w:left="0"/>
        <w:jc w:val="both"/>
      </w:pPr>
    </w:p>
    <w:p w14:paraId="6702DA5D" w14:textId="77777777" w:rsidR="00CC0F38" w:rsidRDefault="00CC0F38" w:rsidP="00475DF4">
      <w:pPr>
        <w:pStyle w:val="Prrafodelista"/>
        <w:tabs>
          <w:tab w:val="left" w:pos="2160"/>
        </w:tabs>
        <w:ind w:left="0"/>
        <w:jc w:val="both"/>
      </w:pPr>
    </w:p>
    <w:p w14:paraId="51086F35" w14:textId="77777777" w:rsidR="00475DF4" w:rsidRPr="00DD566B" w:rsidRDefault="00475DF4" w:rsidP="00CC0F38">
      <w:pPr>
        <w:pStyle w:val="Prrafodelista"/>
        <w:tabs>
          <w:tab w:val="left" w:pos="2160"/>
        </w:tabs>
        <w:spacing w:after="0" w:line="240" w:lineRule="auto"/>
        <w:ind w:left="0" w:firstLine="709"/>
        <w:jc w:val="both"/>
      </w:pPr>
      <w:r w:rsidRPr="00DD566B">
        <w:lastRenderedPageBreak/>
        <w:t>Después de instalar las dependencias se tendrá que ejecutar los comandos que aparecen a continuación para proseguir con la segunda parte de la instalación:</w:t>
      </w:r>
    </w:p>
    <w:p w14:paraId="4B9F1301" w14:textId="77777777" w:rsidR="00475DF4" w:rsidRPr="00DD566B" w:rsidRDefault="00475DF4" w:rsidP="00CC0F38">
      <w:pPr>
        <w:pStyle w:val="Prrafodelista"/>
        <w:tabs>
          <w:tab w:val="left" w:pos="2160"/>
        </w:tabs>
        <w:spacing w:after="0" w:line="240" w:lineRule="auto"/>
        <w:ind w:left="0" w:firstLine="709"/>
        <w:jc w:val="both"/>
      </w:pPr>
    </w:p>
    <w:p w14:paraId="30A8E388" w14:textId="0C7CA5CD" w:rsidR="00475DF4" w:rsidRPr="00DD566B" w:rsidRDefault="00724A25" w:rsidP="00CC0F38">
      <w:pPr>
        <w:pStyle w:val="Prrafodelista"/>
        <w:tabs>
          <w:tab w:val="left" w:pos="2160"/>
        </w:tabs>
        <w:spacing w:after="0" w:line="240" w:lineRule="auto"/>
        <w:ind w:left="0" w:firstLine="709"/>
        <w:jc w:val="center"/>
      </w:pPr>
      <w:r>
        <w:rPr>
          <w:noProof/>
          <w:lang w:eastAsia="es-MX"/>
        </w:rPr>
        <w:drawing>
          <wp:inline distT="0" distB="0" distL="0" distR="0" wp14:anchorId="24F15528" wp14:editId="595CB566">
            <wp:extent cx="5257800" cy="1123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1123950"/>
                    </a:xfrm>
                    <a:prstGeom prst="rect">
                      <a:avLst/>
                    </a:prstGeom>
                  </pic:spPr>
                </pic:pic>
              </a:graphicData>
            </a:graphic>
          </wp:inline>
        </w:drawing>
      </w:r>
    </w:p>
    <w:p w14:paraId="5A2DADE6" w14:textId="77777777" w:rsidR="00475DF4" w:rsidRPr="00DD566B" w:rsidRDefault="00475DF4" w:rsidP="00CC0F38">
      <w:pPr>
        <w:pStyle w:val="Prrafodelista"/>
        <w:tabs>
          <w:tab w:val="left" w:pos="2160"/>
        </w:tabs>
        <w:spacing w:after="0" w:line="240" w:lineRule="auto"/>
        <w:ind w:left="0" w:firstLine="709"/>
        <w:jc w:val="center"/>
      </w:pPr>
    </w:p>
    <w:p w14:paraId="25753410" w14:textId="77777777" w:rsidR="00475DF4" w:rsidRPr="00DD566B" w:rsidRDefault="00475DF4" w:rsidP="00CC0F38">
      <w:pPr>
        <w:pStyle w:val="Prrafodelista"/>
        <w:tabs>
          <w:tab w:val="left" w:pos="2160"/>
        </w:tabs>
        <w:spacing w:after="0" w:line="240" w:lineRule="auto"/>
        <w:ind w:left="0" w:firstLine="709"/>
        <w:jc w:val="center"/>
      </w:pPr>
    </w:p>
    <w:p w14:paraId="1C5B05AF" w14:textId="77777777" w:rsidR="00475DF4" w:rsidRPr="00DD566B" w:rsidRDefault="00475DF4" w:rsidP="00CC0F38">
      <w:pPr>
        <w:pStyle w:val="Prrafodelista"/>
        <w:tabs>
          <w:tab w:val="left" w:pos="2160"/>
        </w:tabs>
        <w:spacing w:after="0" w:line="240" w:lineRule="auto"/>
        <w:ind w:left="0" w:firstLine="709"/>
        <w:jc w:val="center"/>
      </w:pPr>
    </w:p>
    <w:p w14:paraId="6AF5C311" w14:textId="564DF8AF" w:rsidR="00475DF4" w:rsidRPr="00DD566B" w:rsidRDefault="00475DF4" w:rsidP="00CC0F38">
      <w:pPr>
        <w:pStyle w:val="Prrafodelista"/>
        <w:tabs>
          <w:tab w:val="left" w:pos="2160"/>
        </w:tabs>
        <w:spacing w:after="0" w:line="240" w:lineRule="auto"/>
        <w:ind w:left="0" w:firstLine="709"/>
        <w:jc w:val="both"/>
      </w:pPr>
      <w:r w:rsidRPr="00DD566B">
        <w:t xml:space="preserve">Luego nos pedirá que no introduzcamos una </w:t>
      </w:r>
      <w:r w:rsidR="00F74524" w:rsidRPr="00DD566B">
        <w:t>contraseña</w:t>
      </w:r>
      <w:r w:rsidRPr="00DD566B">
        <w:t xml:space="preserve">, por lo tanto solo apretamos </w:t>
      </w:r>
      <w:r w:rsidRPr="00DD566B">
        <w:rPr>
          <w:i/>
        </w:rPr>
        <w:t>ENTER</w:t>
      </w:r>
    </w:p>
    <w:p w14:paraId="714961BA" w14:textId="77777777" w:rsidR="00475DF4" w:rsidRPr="00DD566B" w:rsidRDefault="00475DF4" w:rsidP="00CC0F38">
      <w:pPr>
        <w:pStyle w:val="Prrafodelista"/>
        <w:tabs>
          <w:tab w:val="left" w:pos="2160"/>
        </w:tabs>
        <w:spacing w:after="0" w:line="240" w:lineRule="auto"/>
        <w:ind w:left="0" w:firstLine="709"/>
        <w:jc w:val="both"/>
      </w:pPr>
    </w:p>
    <w:p w14:paraId="273714D5" w14:textId="77777777" w:rsidR="00475DF4" w:rsidRPr="00DD566B" w:rsidRDefault="00475DF4" w:rsidP="00CC0F38">
      <w:pPr>
        <w:pStyle w:val="Prrafodelista"/>
        <w:tabs>
          <w:tab w:val="left" w:pos="2160"/>
        </w:tabs>
        <w:spacing w:after="0" w:line="240" w:lineRule="auto"/>
        <w:ind w:left="0" w:firstLine="709"/>
        <w:jc w:val="both"/>
      </w:pPr>
    </w:p>
    <w:p w14:paraId="0726F764" w14:textId="5547DAB3"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0CEB6F4E" wp14:editId="0637E769">
            <wp:extent cx="6332220" cy="1825625"/>
            <wp:effectExtent l="0" t="0" r="0"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1825625"/>
                    </a:xfrm>
                    <a:prstGeom prst="rect">
                      <a:avLst/>
                    </a:prstGeom>
                  </pic:spPr>
                </pic:pic>
              </a:graphicData>
            </a:graphic>
          </wp:inline>
        </w:drawing>
      </w:r>
    </w:p>
    <w:p w14:paraId="7CED59CB" w14:textId="77777777" w:rsidR="00475DF4" w:rsidRPr="00DD566B" w:rsidRDefault="00475DF4" w:rsidP="00CC0F38">
      <w:pPr>
        <w:pStyle w:val="Prrafodelista"/>
        <w:tabs>
          <w:tab w:val="left" w:pos="2160"/>
        </w:tabs>
        <w:spacing w:after="0" w:line="240" w:lineRule="auto"/>
        <w:ind w:left="0" w:firstLine="709"/>
        <w:jc w:val="center"/>
      </w:pPr>
    </w:p>
    <w:p w14:paraId="389AAFDE" w14:textId="77777777" w:rsidR="00475DF4" w:rsidRPr="00DD566B" w:rsidRDefault="00475DF4" w:rsidP="00CC0F38">
      <w:pPr>
        <w:pStyle w:val="Prrafodelista"/>
        <w:tabs>
          <w:tab w:val="left" w:pos="2160"/>
        </w:tabs>
        <w:spacing w:after="0" w:line="240" w:lineRule="auto"/>
        <w:ind w:left="0" w:firstLine="709"/>
        <w:jc w:val="both"/>
      </w:pPr>
    </w:p>
    <w:p w14:paraId="21599983" w14:textId="77777777" w:rsidR="00475DF4" w:rsidRPr="00DD566B" w:rsidRDefault="00475DF4" w:rsidP="00CC0F38">
      <w:pPr>
        <w:pStyle w:val="Prrafodelista"/>
        <w:tabs>
          <w:tab w:val="left" w:pos="2160"/>
        </w:tabs>
        <w:spacing w:after="0" w:line="240" w:lineRule="auto"/>
        <w:ind w:left="0" w:firstLine="709"/>
        <w:jc w:val="both"/>
      </w:pPr>
      <w:r w:rsidRPr="00DD566B">
        <w:t>Posteriormente nos solicitará la dirección IP del servidor Web y su respectivo usuario:</w:t>
      </w:r>
    </w:p>
    <w:p w14:paraId="05630378" w14:textId="77777777" w:rsidR="00475DF4" w:rsidRPr="00DD566B" w:rsidRDefault="00475DF4" w:rsidP="00CC0F38">
      <w:pPr>
        <w:pStyle w:val="Prrafodelista"/>
        <w:tabs>
          <w:tab w:val="left" w:pos="2160"/>
        </w:tabs>
        <w:spacing w:after="0" w:line="240" w:lineRule="auto"/>
        <w:ind w:left="0" w:firstLine="709"/>
        <w:jc w:val="both"/>
      </w:pPr>
    </w:p>
    <w:p w14:paraId="4288D402" w14:textId="3E3B0BC0"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15ACC650" wp14:editId="29B55E38">
            <wp:extent cx="6332220" cy="105537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1055370"/>
                    </a:xfrm>
                    <a:prstGeom prst="rect">
                      <a:avLst/>
                    </a:prstGeom>
                  </pic:spPr>
                </pic:pic>
              </a:graphicData>
            </a:graphic>
          </wp:inline>
        </w:drawing>
      </w:r>
    </w:p>
    <w:p w14:paraId="163A1A29" w14:textId="77777777" w:rsidR="00475DF4" w:rsidRPr="00DD566B" w:rsidRDefault="00475DF4" w:rsidP="00CC0F38">
      <w:pPr>
        <w:spacing w:after="0" w:line="240" w:lineRule="auto"/>
        <w:ind w:firstLine="709"/>
      </w:pPr>
      <w:r w:rsidRPr="00DD566B">
        <w:br w:type="page"/>
      </w:r>
    </w:p>
    <w:p w14:paraId="4E0A4AAB" w14:textId="77777777" w:rsidR="00475DF4" w:rsidRPr="00DD566B" w:rsidRDefault="00475DF4" w:rsidP="00CC0F38">
      <w:pPr>
        <w:pStyle w:val="Prrafodelista"/>
        <w:tabs>
          <w:tab w:val="left" w:pos="2160"/>
        </w:tabs>
        <w:spacing w:after="0" w:line="240" w:lineRule="auto"/>
        <w:ind w:left="0" w:firstLine="709"/>
        <w:jc w:val="both"/>
      </w:pPr>
      <w:r w:rsidRPr="00DD566B">
        <w:lastRenderedPageBreak/>
        <w:t xml:space="preserve">En caso de que nunca se haya hecho una conexión nos solicitará una autorización para agregar la llave a la lisa de host conocidos, le indicamos que si escribiendo </w:t>
      </w:r>
      <w:r w:rsidRPr="00DD566B">
        <w:rPr>
          <w:i/>
        </w:rPr>
        <w:t>yes</w:t>
      </w:r>
      <w:r w:rsidRPr="00DD566B">
        <w:t xml:space="preserve"> y luego ingresamos la contraseña del usuario que seleccionamos anteriormente las veces que lo solicite:</w:t>
      </w:r>
    </w:p>
    <w:p w14:paraId="7BDF6FAA" w14:textId="77777777" w:rsidR="00475DF4" w:rsidRPr="00DD566B" w:rsidRDefault="00475DF4" w:rsidP="00CC0F38">
      <w:pPr>
        <w:pStyle w:val="Prrafodelista"/>
        <w:tabs>
          <w:tab w:val="left" w:pos="2160"/>
        </w:tabs>
        <w:spacing w:after="0" w:line="240" w:lineRule="auto"/>
        <w:ind w:left="0" w:firstLine="709"/>
        <w:jc w:val="both"/>
      </w:pPr>
    </w:p>
    <w:p w14:paraId="45CBBC07" w14:textId="7907AC84"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71750C55" wp14:editId="2DEC513A">
            <wp:extent cx="6332220" cy="1444625"/>
            <wp:effectExtent l="0" t="0" r="0" b="317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1444625"/>
                    </a:xfrm>
                    <a:prstGeom prst="rect">
                      <a:avLst/>
                    </a:prstGeom>
                  </pic:spPr>
                </pic:pic>
              </a:graphicData>
            </a:graphic>
          </wp:inline>
        </w:drawing>
      </w:r>
    </w:p>
    <w:p w14:paraId="33F92858" w14:textId="77777777" w:rsidR="00475DF4" w:rsidRPr="00DD566B" w:rsidRDefault="00475DF4" w:rsidP="00CC0F38">
      <w:pPr>
        <w:pStyle w:val="Prrafodelista"/>
        <w:tabs>
          <w:tab w:val="left" w:pos="2160"/>
        </w:tabs>
        <w:spacing w:after="0" w:line="240" w:lineRule="auto"/>
        <w:ind w:left="0" w:firstLine="709"/>
        <w:jc w:val="both"/>
      </w:pPr>
    </w:p>
    <w:p w14:paraId="43C0C4A7" w14:textId="77777777" w:rsidR="00A0233E" w:rsidRPr="00DD566B" w:rsidRDefault="00A0233E" w:rsidP="00CC0F38">
      <w:pPr>
        <w:pStyle w:val="Prrafodelista"/>
        <w:tabs>
          <w:tab w:val="left" w:pos="2160"/>
        </w:tabs>
        <w:spacing w:after="0" w:line="240" w:lineRule="auto"/>
        <w:ind w:left="0" w:firstLine="709"/>
        <w:jc w:val="both"/>
      </w:pPr>
    </w:p>
    <w:p w14:paraId="55452537" w14:textId="77777777" w:rsidR="00A0233E" w:rsidRPr="00DD566B" w:rsidRDefault="00A0233E" w:rsidP="00CC0F38">
      <w:pPr>
        <w:pStyle w:val="Prrafodelista"/>
        <w:tabs>
          <w:tab w:val="left" w:pos="2160"/>
        </w:tabs>
        <w:spacing w:after="0" w:line="240" w:lineRule="auto"/>
        <w:ind w:left="0" w:firstLine="709"/>
        <w:jc w:val="both"/>
      </w:pPr>
    </w:p>
    <w:p w14:paraId="788D7C9A" w14:textId="22AE30E9" w:rsidR="00475DF4" w:rsidRPr="00DD566B" w:rsidRDefault="007459FB" w:rsidP="00CC0F38">
      <w:pPr>
        <w:pStyle w:val="Prrafodelista"/>
        <w:tabs>
          <w:tab w:val="left" w:pos="2160"/>
        </w:tabs>
        <w:spacing w:after="0" w:line="240" w:lineRule="auto"/>
        <w:ind w:left="0" w:firstLine="709"/>
        <w:jc w:val="both"/>
      </w:pPr>
      <w:r w:rsidRPr="00DD566B">
        <w:t xml:space="preserve">A continuación se realiza nuevamente el procedimiento anterior en  los </w:t>
      </w:r>
      <w:r w:rsidR="00475DF4" w:rsidRPr="00DD566B">
        <w:t>servidor</w:t>
      </w:r>
      <w:r w:rsidRPr="00DD566B">
        <w:t>es</w:t>
      </w:r>
      <w:r w:rsidR="00475DF4" w:rsidRPr="00DD566B">
        <w:t xml:space="preserve"> </w:t>
      </w:r>
      <w:ins w:id="238" w:author="g g" w:date="2016-11-04T21:38:00Z">
        <w:r w:rsidR="003C2485" w:rsidRPr="00DD566B">
          <w:t xml:space="preserve">PostgreSQL </w:t>
        </w:r>
      </w:ins>
      <w:del w:id="239" w:author="g g" w:date="2016-11-04T21:38:00Z">
        <w:r w:rsidR="00475DF4" w:rsidRPr="00DD566B" w:rsidDel="003C2485">
          <w:delText xml:space="preserve">Postgres </w:delText>
        </w:r>
      </w:del>
      <w:r w:rsidR="00475DF4" w:rsidRPr="00DD566B">
        <w:t>y  WAF:</w:t>
      </w:r>
    </w:p>
    <w:p w14:paraId="66F20878" w14:textId="77777777" w:rsidR="00475DF4" w:rsidRPr="00DD566B" w:rsidRDefault="00475DF4" w:rsidP="00CC0F38">
      <w:pPr>
        <w:pStyle w:val="Prrafodelista"/>
        <w:tabs>
          <w:tab w:val="left" w:pos="2160"/>
        </w:tabs>
        <w:spacing w:after="0" w:line="240" w:lineRule="auto"/>
        <w:ind w:left="0" w:firstLine="709"/>
        <w:jc w:val="both"/>
      </w:pPr>
    </w:p>
    <w:p w14:paraId="3119BEFD" w14:textId="77777777" w:rsidR="00A0233E" w:rsidRPr="00DD566B" w:rsidRDefault="00A0233E" w:rsidP="00CC0F38">
      <w:pPr>
        <w:pStyle w:val="Prrafodelista"/>
        <w:tabs>
          <w:tab w:val="left" w:pos="2160"/>
        </w:tabs>
        <w:spacing w:after="0" w:line="240" w:lineRule="auto"/>
        <w:ind w:left="0" w:firstLine="709"/>
        <w:jc w:val="both"/>
      </w:pPr>
    </w:p>
    <w:p w14:paraId="6E3BCC6A" w14:textId="404AAA49"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35D5609B" wp14:editId="5DF4F177">
            <wp:extent cx="6332220" cy="25596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2559685"/>
                    </a:xfrm>
                    <a:prstGeom prst="rect">
                      <a:avLst/>
                    </a:prstGeom>
                  </pic:spPr>
                </pic:pic>
              </a:graphicData>
            </a:graphic>
          </wp:inline>
        </w:drawing>
      </w:r>
    </w:p>
    <w:p w14:paraId="3ACD75C7" w14:textId="77777777" w:rsidR="00A0233E" w:rsidRPr="00DD566B" w:rsidRDefault="00A0233E" w:rsidP="00CC0F38">
      <w:pPr>
        <w:pStyle w:val="Prrafodelista"/>
        <w:tabs>
          <w:tab w:val="left" w:pos="2160"/>
        </w:tabs>
        <w:spacing w:after="0" w:line="240" w:lineRule="auto"/>
        <w:ind w:left="0" w:firstLine="709"/>
        <w:jc w:val="both"/>
      </w:pPr>
    </w:p>
    <w:p w14:paraId="772C2470" w14:textId="77777777" w:rsidR="00A0233E" w:rsidRPr="00DD566B" w:rsidRDefault="00A0233E" w:rsidP="00CC0F38">
      <w:pPr>
        <w:pStyle w:val="Prrafodelista"/>
        <w:tabs>
          <w:tab w:val="left" w:pos="2160"/>
        </w:tabs>
        <w:spacing w:after="0" w:line="240" w:lineRule="auto"/>
        <w:ind w:left="0" w:firstLine="709"/>
        <w:jc w:val="both"/>
      </w:pPr>
    </w:p>
    <w:p w14:paraId="737ED206" w14:textId="79FC616D" w:rsidR="00A0233E" w:rsidRPr="00DD566B" w:rsidRDefault="008C1A32" w:rsidP="00CC0F38">
      <w:pPr>
        <w:pStyle w:val="Prrafodelista"/>
        <w:tabs>
          <w:tab w:val="left" w:pos="2160"/>
        </w:tabs>
        <w:spacing w:after="0" w:line="240" w:lineRule="auto"/>
        <w:ind w:left="0" w:firstLine="709"/>
        <w:jc w:val="both"/>
      </w:pPr>
      <w:r w:rsidRPr="00DD566B">
        <w:rPr>
          <w:noProof/>
          <w:lang w:eastAsia="es-MX"/>
        </w:rPr>
        <w:lastRenderedPageBreak/>
        <w:drawing>
          <wp:inline distT="0" distB="0" distL="0" distR="0" wp14:anchorId="52A82AF8" wp14:editId="18E04271">
            <wp:extent cx="6332220" cy="264287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2642870"/>
                    </a:xfrm>
                    <a:prstGeom prst="rect">
                      <a:avLst/>
                    </a:prstGeom>
                  </pic:spPr>
                </pic:pic>
              </a:graphicData>
            </a:graphic>
          </wp:inline>
        </w:drawing>
      </w:r>
    </w:p>
    <w:p w14:paraId="189DA568" w14:textId="77777777" w:rsidR="00A0233E" w:rsidRPr="00DD566B" w:rsidRDefault="00A0233E" w:rsidP="00CC0F38">
      <w:pPr>
        <w:pStyle w:val="Prrafodelista"/>
        <w:tabs>
          <w:tab w:val="left" w:pos="2160"/>
        </w:tabs>
        <w:spacing w:after="0" w:line="240" w:lineRule="auto"/>
        <w:ind w:left="0" w:firstLine="709"/>
        <w:jc w:val="both"/>
      </w:pPr>
    </w:p>
    <w:p w14:paraId="50B6BE76" w14:textId="77777777" w:rsidR="00475DF4" w:rsidRPr="00DD566B" w:rsidRDefault="00475DF4" w:rsidP="00CC0F38">
      <w:pPr>
        <w:pStyle w:val="Prrafodelista"/>
        <w:tabs>
          <w:tab w:val="left" w:pos="2160"/>
        </w:tabs>
        <w:spacing w:after="0" w:line="240" w:lineRule="auto"/>
        <w:ind w:left="0" w:firstLine="709"/>
        <w:jc w:val="both"/>
      </w:pPr>
    </w:p>
    <w:p w14:paraId="0DB585B8" w14:textId="7689A9F9" w:rsidR="00475DF4" w:rsidRPr="00DD566B" w:rsidRDefault="00475DF4" w:rsidP="00CC0F38">
      <w:pPr>
        <w:pStyle w:val="Prrafodelista"/>
        <w:tabs>
          <w:tab w:val="left" w:pos="2160"/>
        </w:tabs>
        <w:spacing w:after="0" w:line="240" w:lineRule="auto"/>
        <w:ind w:left="0" w:firstLine="709"/>
        <w:jc w:val="both"/>
      </w:pPr>
      <w:r w:rsidRPr="00DD566B">
        <w:t xml:space="preserve">Para el caso del servidor WAF debemos de seleccionar un usuario que tenga permisos de lectura en </w:t>
      </w:r>
      <w:del w:id="240" w:author="g g" w:date="2016-11-04T22:55:00Z">
        <w:r w:rsidRPr="00DD566B" w:rsidDel="0050741E">
          <w:delText>los logs</w:delText>
        </w:r>
      </w:del>
      <w:ins w:id="241" w:author="g g" w:date="2016-11-04T22:55:00Z">
        <w:r w:rsidR="0050741E" w:rsidRPr="00DD566B">
          <w:t>las bitácoras</w:t>
        </w:r>
      </w:ins>
      <w:r w:rsidRPr="00DD566B">
        <w:t xml:space="preserve"> de ModSecurity y l</w:t>
      </w:r>
      <w:r w:rsidR="003745EF" w:rsidRPr="00DD566B">
        <w:t>a</w:t>
      </w:r>
      <w:r w:rsidRPr="00DD566B">
        <w:t>s de Apache.</w:t>
      </w:r>
    </w:p>
    <w:p w14:paraId="07D796F3" w14:textId="77777777" w:rsidR="00475DF4" w:rsidRPr="00DD566B" w:rsidRDefault="00475DF4" w:rsidP="00CC0F38">
      <w:pPr>
        <w:pStyle w:val="Prrafodelista"/>
        <w:tabs>
          <w:tab w:val="left" w:pos="2160"/>
        </w:tabs>
        <w:spacing w:after="0" w:line="240" w:lineRule="auto"/>
        <w:ind w:left="0" w:firstLine="709"/>
        <w:jc w:val="both"/>
      </w:pPr>
    </w:p>
    <w:p w14:paraId="2201EAB1" w14:textId="7A484088" w:rsidR="008C1A32" w:rsidRPr="00DD566B" w:rsidRDefault="008C1A32" w:rsidP="00CC0F38">
      <w:pPr>
        <w:pStyle w:val="Prrafodelista"/>
        <w:tabs>
          <w:tab w:val="left" w:pos="2160"/>
        </w:tabs>
        <w:spacing w:after="0" w:line="240" w:lineRule="auto"/>
        <w:ind w:left="0" w:firstLine="709"/>
        <w:jc w:val="both"/>
      </w:pPr>
      <w:r w:rsidRPr="00DD566B">
        <w:t>Posteriormente de manera opcional se sincroniza la fecha y hora en los tres servidores, nos aparecerá la siguiente pantalla para aceptar dicha acción:</w:t>
      </w:r>
    </w:p>
    <w:p w14:paraId="3E2A5D40" w14:textId="77777777" w:rsidR="008C1A32" w:rsidRPr="00DD566B" w:rsidRDefault="008C1A32" w:rsidP="00CC0F38">
      <w:pPr>
        <w:pStyle w:val="Prrafodelista"/>
        <w:tabs>
          <w:tab w:val="left" w:pos="2160"/>
        </w:tabs>
        <w:spacing w:after="0" w:line="240" w:lineRule="auto"/>
        <w:ind w:left="0" w:firstLine="709"/>
        <w:jc w:val="both"/>
      </w:pPr>
    </w:p>
    <w:p w14:paraId="40E08AE8" w14:textId="77777777" w:rsidR="008C1A32" w:rsidRPr="00DD566B" w:rsidRDefault="008C1A32" w:rsidP="00CC0F38">
      <w:pPr>
        <w:pStyle w:val="Prrafodelista"/>
        <w:tabs>
          <w:tab w:val="left" w:pos="2160"/>
        </w:tabs>
        <w:spacing w:after="0" w:line="240" w:lineRule="auto"/>
        <w:ind w:left="0" w:firstLine="709"/>
        <w:jc w:val="both"/>
      </w:pPr>
    </w:p>
    <w:p w14:paraId="013DB689" w14:textId="10F2BE49" w:rsidR="008C1A32"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7A6E5D12" wp14:editId="6E61A537">
            <wp:extent cx="6332220" cy="872490"/>
            <wp:effectExtent l="0" t="0" r="0" b="381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872490"/>
                    </a:xfrm>
                    <a:prstGeom prst="rect">
                      <a:avLst/>
                    </a:prstGeom>
                  </pic:spPr>
                </pic:pic>
              </a:graphicData>
            </a:graphic>
          </wp:inline>
        </w:drawing>
      </w:r>
    </w:p>
    <w:p w14:paraId="41E7D5F5" w14:textId="77777777" w:rsidR="00E956A4" w:rsidRPr="00DD566B" w:rsidRDefault="00E956A4" w:rsidP="00CC0F38">
      <w:pPr>
        <w:spacing w:after="0" w:line="240" w:lineRule="auto"/>
        <w:ind w:firstLine="709"/>
      </w:pPr>
    </w:p>
    <w:p w14:paraId="23543CDB" w14:textId="77777777" w:rsidR="00E956A4" w:rsidRPr="00DD566B" w:rsidRDefault="00E956A4" w:rsidP="00CC0F38">
      <w:pPr>
        <w:spacing w:after="0" w:line="240" w:lineRule="auto"/>
        <w:ind w:firstLine="709"/>
      </w:pPr>
      <w:r w:rsidRPr="00DD566B">
        <w:t>En caso de que no se realice la sincronización, la instalación habrá terminado:</w:t>
      </w:r>
    </w:p>
    <w:p w14:paraId="72DD9D3A" w14:textId="77777777" w:rsidR="00E956A4" w:rsidRPr="00DD566B" w:rsidRDefault="00E956A4" w:rsidP="00CC0F38">
      <w:pPr>
        <w:spacing w:after="0" w:line="240" w:lineRule="auto"/>
        <w:ind w:firstLine="709"/>
      </w:pPr>
    </w:p>
    <w:p w14:paraId="28B925FD" w14:textId="0F97BFC0" w:rsidR="00E956A4" w:rsidRPr="00DD566B" w:rsidRDefault="00E956A4" w:rsidP="00CC0F38">
      <w:pPr>
        <w:spacing w:after="0" w:line="240" w:lineRule="auto"/>
        <w:ind w:firstLine="709"/>
      </w:pPr>
      <w:r w:rsidRPr="00DD566B">
        <w:rPr>
          <w:noProof/>
          <w:lang w:eastAsia="es-MX"/>
        </w:rPr>
        <w:drawing>
          <wp:inline distT="0" distB="0" distL="0" distR="0" wp14:anchorId="43EE983D" wp14:editId="330C29B7">
            <wp:extent cx="6332220" cy="99504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995045"/>
                    </a:xfrm>
                    <a:prstGeom prst="rect">
                      <a:avLst/>
                    </a:prstGeom>
                  </pic:spPr>
                </pic:pic>
              </a:graphicData>
            </a:graphic>
          </wp:inline>
        </w:drawing>
      </w:r>
    </w:p>
    <w:p w14:paraId="48F989E8" w14:textId="77777777" w:rsidR="00E956A4" w:rsidRPr="00DD566B" w:rsidRDefault="00E956A4" w:rsidP="00CC0F38">
      <w:pPr>
        <w:spacing w:after="0" w:line="240" w:lineRule="auto"/>
        <w:ind w:firstLine="709"/>
      </w:pPr>
    </w:p>
    <w:p w14:paraId="282C63DF" w14:textId="0DD01F92" w:rsidR="00E956A4" w:rsidRPr="00DD566B" w:rsidRDefault="00E956A4" w:rsidP="00CC0F38">
      <w:pPr>
        <w:spacing w:after="0" w:line="240" w:lineRule="auto"/>
        <w:ind w:firstLine="709"/>
      </w:pPr>
      <w:r w:rsidRPr="00DD566B">
        <w:t>Si se aceptó la sincronización de la fecha y hora se muestra lo siguiente:</w:t>
      </w:r>
    </w:p>
    <w:p w14:paraId="0457D99E" w14:textId="77777777" w:rsidR="00E956A4" w:rsidRPr="00DD566B" w:rsidRDefault="00E956A4" w:rsidP="00CC0F38">
      <w:pPr>
        <w:spacing w:after="0" w:line="240" w:lineRule="auto"/>
        <w:ind w:firstLine="709"/>
      </w:pPr>
    </w:p>
    <w:p w14:paraId="39443101" w14:textId="392C0C0E" w:rsidR="00E956A4" w:rsidRPr="00DD566B" w:rsidRDefault="00E956A4" w:rsidP="00CC0F38">
      <w:pPr>
        <w:spacing w:after="0" w:line="240" w:lineRule="auto"/>
        <w:ind w:firstLine="709"/>
        <w:jc w:val="center"/>
      </w:pPr>
      <w:r w:rsidRPr="00DD566B">
        <w:rPr>
          <w:noProof/>
          <w:lang w:eastAsia="es-MX"/>
        </w:rPr>
        <w:lastRenderedPageBreak/>
        <w:drawing>
          <wp:inline distT="0" distB="0" distL="0" distR="0" wp14:anchorId="223D9806" wp14:editId="177847C2">
            <wp:extent cx="4918842" cy="1156803"/>
            <wp:effectExtent l="0" t="0" r="0" b="571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486" cy="1161658"/>
                    </a:xfrm>
                    <a:prstGeom prst="rect">
                      <a:avLst/>
                    </a:prstGeom>
                  </pic:spPr>
                </pic:pic>
              </a:graphicData>
            </a:graphic>
          </wp:inline>
        </w:drawing>
      </w:r>
    </w:p>
    <w:p w14:paraId="70C096FD" w14:textId="77777777" w:rsidR="00C14D0E" w:rsidRPr="00DD566B" w:rsidRDefault="00C14D0E" w:rsidP="00CC0F38">
      <w:pPr>
        <w:spacing w:after="0" w:line="240" w:lineRule="auto"/>
        <w:ind w:firstLine="709"/>
      </w:pPr>
    </w:p>
    <w:p w14:paraId="550AD951" w14:textId="2512EAB3" w:rsidR="009602D3" w:rsidRPr="00DD566B" w:rsidRDefault="00C14D0E" w:rsidP="00CC0F38">
      <w:pPr>
        <w:spacing w:after="0" w:line="240" w:lineRule="auto"/>
        <w:ind w:firstLine="709"/>
      </w:pPr>
      <w:r w:rsidRPr="00DD566B">
        <w:t xml:space="preserve">Si elegimos la opción 1 </w:t>
      </w:r>
      <w:r w:rsidR="00E956A4" w:rsidRPr="00DD566B">
        <w:t xml:space="preserve"> </w:t>
      </w:r>
      <w:r w:rsidRPr="00DD566B">
        <w:t>podremos indicar una fecha y hora en espec</w:t>
      </w:r>
      <w:r w:rsidR="00241A2D" w:rsidRPr="00DD566B">
        <w:t>ífico:</w:t>
      </w:r>
    </w:p>
    <w:p w14:paraId="59849A93" w14:textId="77777777" w:rsidR="009602D3" w:rsidRPr="00DD566B" w:rsidRDefault="009602D3" w:rsidP="00CC0F38">
      <w:pPr>
        <w:spacing w:after="0" w:line="240" w:lineRule="auto"/>
        <w:ind w:firstLine="709"/>
      </w:pPr>
    </w:p>
    <w:p w14:paraId="56BD3485" w14:textId="08E549EC" w:rsidR="009602D3" w:rsidRPr="00DD566B" w:rsidRDefault="00FF6DBD" w:rsidP="00CC0F38">
      <w:pPr>
        <w:spacing w:after="0" w:line="240" w:lineRule="auto"/>
        <w:ind w:firstLine="709"/>
      </w:pPr>
      <w:r w:rsidRPr="00DD566B">
        <w:rPr>
          <w:noProof/>
          <w:lang w:eastAsia="es-MX"/>
        </w:rPr>
        <w:drawing>
          <wp:inline distT="0" distB="0" distL="0" distR="0" wp14:anchorId="798BDAD4" wp14:editId="163DD981">
            <wp:extent cx="6332220" cy="238506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2385060"/>
                    </a:xfrm>
                    <a:prstGeom prst="rect">
                      <a:avLst/>
                    </a:prstGeom>
                  </pic:spPr>
                </pic:pic>
              </a:graphicData>
            </a:graphic>
          </wp:inline>
        </w:drawing>
      </w:r>
    </w:p>
    <w:p w14:paraId="3394C927" w14:textId="77777777" w:rsidR="009602D3" w:rsidRPr="00DD566B" w:rsidRDefault="009602D3" w:rsidP="00CC0F38">
      <w:pPr>
        <w:spacing w:after="0" w:line="240" w:lineRule="auto"/>
        <w:ind w:firstLine="709"/>
      </w:pPr>
    </w:p>
    <w:p w14:paraId="6DF5BA27" w14:textId="4EAAACE4" w:rsidR="009602D3" w:rsidRPr="00DD566B" w:rsidRDefault="00241A2D" w:rsidP="00CC0F38">
      <w:pPr>
        <w:spacing w:after="0" w:line="240" w:lineRule="auto"/>
        <w:ind w:firstLine="709"/>
      </w:pPr>
      <w:r w:rsidRPr="00DD566B">
        <w:t>La fecha y hora que se ingresa debe de seguir el formato, de lo contrario se tendrá que ejecutar de nuevo el s</w:t>
      </w:r>
      <w:r w:rsidR="00CC0F38">
        <w:t>c</w:t>
      </w:r>
      <w:r w:rsidRPr="00DD566B">
        <w:t>ript.</w:t>
      </w:r>
    </w:p>
    <w:p w14:paraId="5A8593E7" w14:textId="77777777" w:rsidR="009602D3" w:rsidRPr="00DD566B" w:rsidRDefault="009602D3" w:rsidP="00CC0F38">
      <w:pPr>
        <w:spacing w:after="0" w:line="240" w:lineRule="auto"/>
        <w:ind w:firstLine="709"/>
      </w:pPr>
      <w:r w:rsidRPr="00DD566B">
        <w:br w:type="page"/>
      </w:r>
    </w:p>
    <w:p w14:paraId="7531405C" w14:textId="0EB6DDAF" w:rsidR="009602D3" w:rsidRPr="00DD566B" w:rsidRDefault="00C14D0E" w:rsidP="00CC0F38">
      <w:pPr>
        <w:spacing w:after="0" w:line="240" w:lineRule="auto"/>
        <w:ind w:firstLine="709"/>
      </w:pPr>
      <w:r w:rsidRPr="00DD566B">
        <w:lastRenderedPageBreak/>
        <w:t>Para el caso de la opci</w:t>
      </w:r>
      <w:r w:rsidR="009602D3" w:rsidRPr="00DD566B">
        <w:t>ón 2 se obtiene la hora de es</w:t>
      </w:r>
      <w:r w:rsidR="00241A2D" w:rsidRPr="00DD566B">
        <w:t>e momento del servidor WAF y se replica en los demás servidores.</w:t>
      </w:r>
    </w:p>
    <w:p w14:paraId="0A42CE9A" w14:textId="77777777" w:rsidR="009602D3" w:rsidRPr="00DD566B" w:rsidRDefault="009602D3" w:rsidP="00475DF4"/>
    <w:p w14:paraId="019FD4CF" w14:textId="4C5B85C2" w:rsidR="00475DF4" w:rsidRPr="00DD566B" w:rsidRDefault="00FF6DBD" w:rsidP="00475DF4">
      <w:r w:rsidRPr="00DD566B">
        <w:rPr>
          <w:noProof/>
          <w:lang w:eastAsia="es-MX"/>
        </w:rPr>
        <w:drawing>
          <wp:inline distT="0" distB="0" distL="0" distR="0" wp14:anchorId="6E27385E" wp14:editId="5DCDD4A5">
            <wp:extent cx="6332220" cy="1597025"/>
            <wp:effectExtent l="0" t="0" r="0"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1597025"/>
                    </a:xfrm>
                    <a:prstGeom prst="rect">
                      <a:avLst/>
                    </a:prstGeom>
                  </pic:spPr>
                </pic:pic>
              </a:graphicData>
            </a:graphic>
          </wp:inline>
        </w:drawing>
      </w:r>
      <w:r w:rsidR="009602D3" w:rsidRPr="00DD566B">
        <w:t xml:space="preserve"> </w:t>
      </w:r>
      <w:r w:rsidR="00475DF4" w:rsidRPr="00DD566B">
        <w:br w:type="page"/>
      </w:r>
    </w:p>
    <w:p w14:paraId="767E6DEA" w14:textId="77777777" w:rsidR="00C14D0E" w:rsidRPr="00DD566B" w:rsidRDefault="00C14D0E" w:rsidP="00475DF4"/>
    <w:p w14:paraId="6BB3AF2F" w14:textId="626D5073" w:rsidR="00475DF4" w:rsidRPr="00DD566B"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242" w:name="_Toc465688262"/>
      <w:bookmarkStart w:id="243" w:name="_Toc466500339"/>
      <w:r w:rsidRPr="00DD566B">
        <w:rPr>
          <w:rFonts w:asciiTheme="minorHAnsi" w:hAnsiTheme="minorHAnsi"/>
          <w:b/>
          <w:color w:val="auto"/>
          <w:sz w:val="28"/>
        </w:rPr>
        <w:t>Configuración</w:t>
      </w:r>
      <w:bookmarkEnd w:id="242"/>
      <w:bookmarkEnd w:id="243"/>
    </w:p>
    <w:p w14:paraId="08FD6C89" w14:textId="3EC2CC48" w:rsidR="00A5075D" w:rsidRPr="00DD566B" w:rsidRDefault="00A5075D" w:rsidP="00A5075D">
      <w:pPr>
        <w:pStyle w:val="Ttulo2"/>
        <w:ind w:left="792"/>
        <w:rPr>
          <w:rFonts w:asciiTheme="minorHAnsi" w:hAnsiTheme="minorHAnsi"/>
          <w:b/>
          <w:color w:val="auto"/>
          <w:sz w:val="24"/>
          <w:szCs w:val="22"/>
        </w:rPr>
      </w:pPr>
      <w:bookmarkStart w:id="244" w:name="_Toc465686194"/>
      <w:bookmarkStart w:id="245" w:name="_Toc465688263"/>
      <w:bookmarkStart w:id="246" w:name="_Toc465688615"/>
      <w:bookmarkStart w:id="247" w:name="_Toc465691404"/>
      <w:bookmarkStart w:id="248" w:name="_Toc465866971"/>
      <w:bookmarkStart w:id="249" w:name="_Toc466216956"/>
      <w:bookmarkStart w:id="250" w:name="_Toc466220871"/>
      <w:bookmarkStart w:id="251" w:name="_Toc466227620"/>
      <w:bookmarkStart w:id="252" w:name="_Toc466236435"/>
      <w:bookmarkStart w:id="253" w:name="_Toc466374802"/>
      <w:bookmarkStart w:id="254" w:name="_Toc466375113"/>
      <w:bookmarkStart w:id="255" w:name="_Toc466374803"/>
      <w:bookmarkStart w:id="256" w:name="_Toc466375114"/>
      <w:bookmarkStart w:id="257" w:name="_Toc466374804"/>
      <w:bookmarkStart w:id="258" w:name="_Toc466375115"/>
      <w:bookmarkStart w:id="259" w:name="_Toc466374805"/>
      <w:bookmarkStart w:id="260" w:name="_Toc466375116"/>
      <w:bookmarkStart w:id="261" w:name="_Toc466374806"/>
      <w:bookmarkStart w:id="262" w:name="_Toc466375117"/>
      <w:bookmarkStart w:id="263" w:name="_Toc466374807"/>
      <w:bookmarkStart w:id="264" w:name="_Toc466375118"/>
      <w:bookmarkStart w:id="265" w:name="_Toc466374808"/>
      <w:bookmarkStart w:id="266" w:name="_Toc466375119"/>
      <w:bookmarkStart w:id="267" w:name="_Toc466374809"/>
      <w:bookmarkStart w:id="268" w:name="_Toc466375120"/>
      <w:bookmarkStart w:id="269" w:name="_Toc465688266"/>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FE7E13B" w14:textId="1D27B245" w:rsidR="00475DF4" w:rsidRPr="00DD566B" w:rsidRDefault="00475DF4" w:rsidP="00A5075D">
      <w:pPr>
        <w:pStyle w:val="Ttulo2"/>
        <w:numPr>
          <w:ilvl w:val="1"/>
          <w:numId w:val="52"/>
        </w:numPr>
        <w:jc w:val="center"/>
        <w:rPr>
          <w:rFonts w:asciiTheme="minorHAnsi" w:hAnsiTheme="minorHAnsi"/>
          <w:b/>
          <w:color w:val="auto"/>
          <w:sz w:val="24"/>
          <w:szCs w:val="22"/>
        </w:rPr>
      </w:pPr>
      <w:bookmarkStart w:id="270" w:name="_Toc466500340"/>
      <w:r w:rsidRPr="00DD566B">
        <w:rPr>
          <w:rFonts w:asciiTheme="minorHAnsi" w:hAnsiTheme="minorHAnsi"/>
          <w:b/>
          <w:color w:val="auto"/>
          <w:sz w:val="24"/>
          <w:szCs w:val="22"/>
        </w:rPr>
        <w:t>Archivo de configuración</w:t>
      </w:r>
      <w:bookmarkEnd w:id="269"/>
      <w:bookmarkEnd w:id="270"/>
    </w:p>
    <w:p w14:paraId="0DB8782B" w14:textId="77777777" w:rsidR="00475DF4" w:rsidRPr="00DD566B" w:rsidRDefault="00475DF4" w:rsidP="00475DF4"/>
    <w:p w14:paraId="78E6B407" w14:textId="77777777" w:rsidR="00475DF4" w:rsidRPr="00DD566B" w:rsidRDefault="00475DF4" w:rsidP="00BA4B29">
      <w:pPr>
        <w:spacing w:after="0" w:line="240" w:lineRule="auto"/>
        <w:ind w:firstLine="709"/>
      </w:pPr>
      <w:r w:rsidRPr="00DD566B">
        <w:t xml:space="preserve">Para configurar la aplicación solo se requiere modificar un archivo de configuración  con cualquier editor de texto (vi, nano, etc.) dentro del directorio de Proyecto existe un archivo llamado </w:t>
      </w:r>
      <w:r w:rsidRPr="000D396C">
        <w:rPr>
          <w:i/>
        </w:rPr>
        <w:t>config.conf</w:t>
      </w:r>
      <w:r w:rsidRPr="00DD566B">
        <w:t>:</w:t>
      </w:r>
    </w:p>
    <w:p w14:paraId="45956967" w14:textId="77777777" w:rsidR="00475DF4" w:rsidRPr="00DD566B" w:rsidRDefault="00475DF4" w:rsidP="00BA4B29">
      <w:pPr>
        <w:spacing w:after="0" w:line="240" w:lineRule="auto"/>
        <w:ind w:firstLine="709"/>
      </w:pPr>
    </w:p>
    <w:p w14:paraId="0FF96DD0" w14:textId="4ACE8A24" w:rsidR="00475DF4" w:rsidRPr="00DD566B" w:rsidRDefault="00475DF4" w:rsidP="00BA4B29">
      <w:pPr>
        <w:spacing w:after="0" w:line="240" w:lineRule="auto"/>
        <w:ind w:firstLine="709"/>
        <w:jc w:val="center"/>
      </w:pPr>
      <w:r w:rsidRPr="00DD566B">
        <w:rPr>
          <w:noProof/>
          <w:lang w:eastAsia="es-MX"/>
        </w:rPr>
        <w:drawing>
          <wp:inline distT="0" distB="0" distL="0" distR="0" wp14:anchorId="2309135F" wp14:editId="3C63B348">
            <wp:extent cx="4200525" cy="333375"/>
            <wp:effectExtent l="0" t="0" r="9525"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0525" cy="333375"/>
                    </a:xfrm>
                    <a:prstGeom prst="rect">
                      <a:avLst/>
                    </a:prstGeom>
                  </pic:spPr>
                </pic:pic>
              </a:graphicData>
            </a:graphic>
          </wp:inline>
        </w:drawing>
      </w:r>
    </w:p>
    <w:p w14:paraId="6EF66C6C" w14:textId="77777777" w:rsidR="00475DF4" w:rsidRPr="00DD566B" w:rsidRDefault="00475DF4" w:rsidP="00BA4B29">
      <w:pPr>
        <w:spacing w:after="0" w:line="240" w:lineRule="auto"/>
        <w:ind w:firstLine="709"/>
      </w:pPr>
      <w:r w:rsidRPr="00DD566B">
        <w:t>En dicho archivo solo se puede modificar lo siguiente, de lo contrario la aplicación dejará de ejecutarse correctamente:</w:t>
      </w:r>
    </w:p>
    <w:p w14:paraId="7EAA5D59" w14:textId="77777777" w:rsidR="00475DF4" w:rsidRPr="00DD566B" w:rsidRDefault="00475DF4" w:rsidP="00475DF4"/>
    <w:p w14:paraId="68CC11BF" w14:textId="066BC170" w:rsidR="00475DF4" w:rsidRPr="00DD566B" w:rsidRDefault="00475DF4" w:rsidP="00475DF4">
      <w:pPr>
        <w:jc w:val="center"/>
      </w:pPr>
      <w:r w:rsidRPr="00DD566B">
        <w:rPr>
          <w:noProof/>
          <w:lang w:eastAsia="es-MX"/>
        </w:rPr>
        <w:drawing>
          <wp:inline distT="0" distB="0" distL="0" distR="0" wp14:anchorId="58F5130B" wp14:editId="57E195DD">
            <wp:extent cx="4799371" cy="838200"/>
            <wp:effectExtent l="0" t="0" r="127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6601" b="81697"/>
                    <a:stretch/>
                  </pic:blipFill>
                  <pic:spPr bwMode="auto">
                    <a:xfrm>
                      <a:off x="0" y="0"/>
                      <a:ext cx="4808923" cy="839868"/>
                    </a:xfrm>
                    <a:prstGeom prst="rect">
                      <a:avLst/>
                    </a:prstGeom>
                    <a:ln>
                      <a:noFill/>
                    </a:ln>
                    <a:extLst>
                      <a:ext uri="{53640926-AAD7-44D8-BBD7-CCE9431645EC}">
                        <a14:shadowObscured xmlns:a14="http://schemas.microsoft.com/office/drawing/2010/main"/>
                      </a:ext>
                    </a:extLst>
                  </pic:spPr>
                </pic:pic>
              </a:graphicData>
            </a:graphic>
          </wp:inline>
        </w:drawing>
      </w:r>
    </w:p>
    <w:p w14:paraId="77D1B44F" w14:textId="77777777" w:rsidR="00475DF4" w:rsidRPr="00DD566B" w:rsidRDefault="00475DF4" w:rsidP="00475DF4">
      <w:pPr>
        <w:jc w:val="center"/>
      </w:pPr>
    </w:p>
    <w:p w14:paraId="42FF386E" w14:textId="77777777" w:rsidR="00475DF4" w:rsidRDefault="00475DF4" w:rsidP="00BD21EE">
      <w:pPr>
        <w:pStyle w:val="Prrafodelista"/>
        <w:numPr>
          <w:ilvl w:val="0"/>
          <w:numId w:val="30"/>
        </w:numPr>
        <w:spacing w:after="0" w:line="240" w:lineRule="auto"/>
        <w:ind w:left="714" w:hanging="357"/>
      </w:pPr>
      <w:r w:rsidRPr="00DD566B">
        <w:t>mailFROM: Esta variable sirve para indicar la cuenta de correo electrónico que se usará para enviar los reportes. El correo debe de estar entre comillas dobles como se muestra en la imagen anterior.</w:t>
      </w:r>
    </w:p>
    <w:p w14:paraId="5B1EE0E0" w14:textId="77777777" w:rsidR="00BD21EE" w:rsidRPr="00DD566B" w:rsidRDefault="00BD21EE" w:rsidP="00BD21EE">
      <w:pPr>
        <w:pStyle w:val="Prrafodelista"/>
        <w:spacing w:after="0" w:line="240" w:lineRule="auto"/>
        <w:ind w:left="714"/>
      </w:pPr>
    </w:p>
    <w:p w14:paraId="5424A602" w14:textId="77777777" w:rsidR="00475DF4" w:rsidRDefault="00475DF4" w:rsidP="00BD21EE">
      <w:pPr>
        <w:pStyle w:val="Prrafodelista"/>
        <w:numPr>
          <w:ilvl w:val="0"/>
          <w:numId w:val="30"/>
        </w:numPr>
        <w:spacing w:after="0" w:line="240" w:lineRule="auto"/>
        <w:ind w:left="714" w:hanging="357"/>
      </w:pPr>
      <w:r w:rsidRPr="00DD566B">
        <w:t>passMail: Se define la contraseña del correo que se usará para enviar los reportes. La contraseña debe de estar entre comillas dobles como se muestra en la imagen anterior.</w:t>
      </w:r>
    </w:p>
    <w:p w14:paraId="57C5EA1B" w14:textId="77777777" w:rsidR="00BD21EE" w:rsidRDefault="00BD21EE" w:rsidP="00BD21EE">
      <w:pPr>
        <w:pStyle w:val="Prrafodelista"/>
      </w:pPr>
    </w:p>
    <w:p w14:paraId="2F0E6F05" w14:textId="77777777" w:rsidR="00BD21EE" w:rsidRPr="00DD566B" w:rsidRDefault="00BD21EE" w:rsidP="00BD21EE">
      <w:pPr>
        <w:pStyle w:val="Prrafodelista"/>
        <w:spacing w:after="0" w:line="240" w:lineRule="auto"/>
        <w:ind w:left="714"/>
      </w:pPr>
    </w:p>
    <w:p w14:paraId="1D017099" w14:textId="77777777" w:rsidR="00475DF4" w:rsidRDefault="00475DF4" w:rsidP="00BD21EE">
      <w:pPr>
        <w:pStyle w:val="Prrafodelista"/>
        <w:numPr>
          <w:ilvl w:val="0"/>
          <w:numId w:val="30"/>
        </w:numPr>
        <w:spacing w:after="0" w:line="240" w:lineRule="auto"/>
        <w:ind w:left="714" w:hanging="357"/>
      </w:pPr>
      <w:r w:rsidRPr="00DD566B">
        <w:t>mailTo: Se establece la cuenta de correo destinatario, es decir, la cuenta que recibirá los reportes. El correo debe de estar entre comillas dobles como se muestra en la imagen anterior.</w:t>
      </w:r>
    </w:p>
    <w:p w14:paraId="0343D4F5" w14:textId="77777777" w:rsidR="00BD21EE" w:rsidRPr="00DD566B" w:rsidRDefault="00BD21EE" w:rsidP="00BD21EE">
      <w:pPr>
        <w:pStyle w:val="Prrafodelista"/>
        <w:spacing w:after="0" w:line="240" w:lineRule="auto"/>
        <w:ind w:left="714"/>
      </w:pPr>
    </w:p>
    <w:p w14:paraId="5B495733" w14:textId="77777777" w:rsidR="00475DF4" w:rsidRPr="00DD566B" w:rsidRDefault="00475DF4" w:rsidP="00BD21EE">
      <w:pPr>
        <w:pStyle w:val="Prrafodelista"/>
        <w:numPr>
          <w:ilvl w:val="0"/>
          <w:numId w:val="30"/>
        </w:numPr>
        <w:spacing w:after="0" w:line="240" w:lineRule="auto"/>
        <w:ind w:left="714" w:hanging="357"/>
      </w:pPr>
      <w:r w:rsidRPr="00DD566B">
        <w:t>subject: Es el asunto del correo que se mandará. El asunto debe de estar entre comillas dobles como se muestra en la imagen anterior.</w:t>
      </w:r>
    </w:p>
    <w:p w14:paraId="27A33385" w14:textId="77777777" w:rsidR="00475DF4" w:rsidRPr="00DD566B" w:rsidRDefault="00475DF4" w:rsidP="00475DF4"/>
    <w:p w14:paraId="3AFC2FB0" w14:textId="77777777" w:rsidR="00475DF4" w:rsidRPr="00DD566B" w:rsidRDefault="00475DF4" w:rsidP="00475DF4">
      <w:r w:rsidRPr="00DD566B">
        <w:br w:type="page"/>
      </w:r>
    </w:p>
    <w:p w14:paraId="77BE3984" w14:textId="77777777" w:rsidR="00475DF4" w:rsidRPr="00DD566B" w:rsidRDefault="00475DF4" w:rsidP="00475DF4"/>
    <w:p w14:paraId="57B18133" w14:textId="0E6CDC42" w:rsidR="00475DF4" w:rsidRPr="00DD566B" w:rsidRDefault="000519B3" w:rsidP="00475DF4">
      <w:pPr>
        <w:jc w:val="center"/>
      </w:pPr>
      <w:r w:rsidRPr="00DD566B">
        <w:rPr>
          <w:noProof/>
          <w:lang w:eastAsia="es-MX"/>
        </w:rPr>
        <w:drawing>
          <wp:inline distT="0" distB="0" distL="0" distR="0" wp14:anchorId="7A018C18" wp14:editId="043F2EC8">
            <wp:extent cx="5314950" cy="1814294"/>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0476" cy="1823007"/>
                    </a:xfrm>
                    <a:prstGeom prst="rect">
                      <a:avLst/>
                    </a:prstGeom>
                  </pic:spPr>
                </pic:pic>
              </a:graphicData>
            </a:graphic>
          </wp:inline>
        </w:drawing>
      </w:r>
    </w:p>
    <w:p w14:paraId="4FB6724B" w14:textId="77777777" w:rsidR="00475DF4" w:rsidRPr="00DD566B" w:rsidRDefault="00475DF4" w:rsidP="00475DF4">
      <w:pPr>
        <w:jc w:val="center"/>
      </w:pPr>
    </w:p>
    <w:p w14:paraId="254B8F40" w14:textId="77777777" w:rsidR="00475DF4" w:rsidRDefault="00475DF4" w:rsidP="00BD21EE">
      <w:pPr>
        <w:pStyle w:val="Prrafodelista"/>
        <w:numPr>
          <w:ilvl w:val="0"/>
          <w:numId w:val="31"/>
        </w:numPr>
        <w:spacing w:after="0" w:line="240" w:lineRule="auto"/>
        <w:jc w:val="both"/>
      </w:pPr>
      <w:r w:rsidRPr="00DD566B">
        <w:t>analizarXSS: Es una bandera para indicar si se desea analizar ataques de Cross Site Scripting, si vale 1 se ejecutará el análisis, cualquier valor distinto se omitirá el análisis.</w:t>
      </w:r>
    </w:p>
    <w:p w14:paraId="283EC9D9" w14:textId="77777777" w:rsidR="00BD21EE" w:rsidRPr="00DD566B" w:rsidRDefault="00BD21EE" w:rsidP="00BD21EE">
      <w:pPr>
        <w:pStyle w:val="Prrafodelista"/>
        <w:spacing w:after="0" w:line="240" w:lineRule="auto"/>
        <w:jc w:val="both"/>
      </w:pPr>
    </w:p>
    <w:p w14:paraId="5EC34238" w14:textId="44E56305" w:rsidR="00475DF4" w:rsidRDefault="00475DF4" w:rsidP="00BD21EE">
      <w:pPr>
        <w:pStyle w:val="Prrafodelista"/>
        <w:numPr>
          <w:ilvl w:val="0"/>
          <w:numId w:val="31"/>
        </w:numPr>
        <w:spacing w:after="0" w:line="240" w:lineRule="auto"/>
        <w:jc w:val="both"/>
      </w:pPr>
      <w:r w:rsidRPr="00DD566B">
        <w:t>analizarSQLi: Es una bandera para indicar si se</w:t>
      </w:r>
      <w:r w:rsidR="007E70DC">
        <w:t xml:space="preserve"> desea analizar ataques de SQL I</w:t>
      </w:r>
      <w:r w:rsidRPr="00DD566B">
        <w:t>njection, si vale 1 se ejecutará el análisis, cualquier valor distinto se omitirá el análisis.</w:t>
      </w:r>
    </w:p>
    <w:p w14:paraId="7D9BD30F" w14:textId="71EAFEB2" w:rsidR="00BD21EE" w:rsidRPr="00DD566B" w:rsidRDefault="00BD21EE" w:rsidP="00BD21EE">
      <w:pPr>
        <w:pStyle w:val="Prrafodelista"/>
        <w:spacing w:after="0" w:line="240" w:lineRule="auto"/>
      </w:pPr>
    </w:p>
    <w:p w14:paraId="03D0527D" w14:textId="77777777" w:rsidR="00475DF4" w:rsidRDefault="00475DF4" w:rsidP="00BD21EE">
      <w:pPr>
        <w:pStyle w:val="Prrafodelista"/>
        <w:numPr>
          <w:ilvl w:val="0"/>
          <w:numId w:val="31"/>
        </w:numPr>
        <w:spacing w:after="0" w:line="240" w:lineRule="auto"/>
        <w:jc w:val="both"/>
      </w:pPr>
      <w:r w:rsidRPr="00DD566B">
        <w:t>analizarCrawler: Es una bandera para indicar si se desea analizar si hubieron Crawlers, si vale 1 se ejecutará el análisis, cualquier valor distinto se omitirá el análisis.</w:t>
      </w:r>
    </w:p>
    <w:p w14:paraId="436A0BB2" w14:textId="2B5CF2C3" w:rsidR="00BD21EE" w:rsidRPr="00DD566B" w:rsidRDefault="00BD21EE" w:rsidP="00BD21EE">
      <w:pPr>
        <w:pStyle w:val="Prrafodelista"/>
        <w:spacing w:after="0" w:line="240" w:lineRule="auto"/>
      </w:pPr>
    </w:p>
    <w:p w14:paraId="69F9275A" w14:textId="77777777" w:rsidR="00475DF4" w:rsidRDefault="00475DF4" w:rsidP="00BD21EE">
      <w:pPr>
        <w:pStyle w:val="Prrafodelista"/>
        <w:numPr>
          <w:ilvl w:val="0"/>
          <w:numId w:val="31"/>
        </w:numPr>
        <w:spacing w:after="0" w:line="240" w:lineRule="auto"/>
        <w:jc w:val="both"/>
      </w:pPr>
      <w:r w:rsidRPr="00DD566B">
        <w:t>analizarDefacement: Es una bandera para indicar si se desea analizar ataques de Defacement, si vale 1 se ejecutará el análisis, cualquier valor distinto se omitirá el análisis.</w:t>
      </w:r>
    </w:p>
    <w:p w14:paraId="5D4ADAD3" w14:textId="3E806B2C" w:rsidR="00BD21EE" w:rsidRPr="00DD566B" w:rsidRDefault="00BD21EE" w:rsidP="00BD21EE">
      <w:pPr>
        <w:pStyle w:val="Prrafodelista"/>
        <w:spacing w:after="0" w:line="240" w:lineRule="auto"/>
      </w:pPr>
    </w:p>
    <w:p w14:paraId="16678C67" w14:textId="77777777" w:rsidR="00475DF4" w:rsidRPr="00DD566B" w:rsidRDefault="00475DF4" w:rsidP="00BD21EE">
      <w:pPr>
        <w:pStyle w:val="Prrafodelista"/>
        <w:numPr>
          <w:ilvl w:val="0"/>
          <w:numId w:val="31"/>
        </w:numPr>
        <w:spacing w:after="0" w:line="240" w:lineRule="auto"/>
        <w:jc w:val="both"/>
      </w:pPr>
      <w:r w:rsidRPr="00DD566B">
        <w:t>analizarPatTrasversal: Es una bandera para indicar si se desea analizar ataques de Path Traversal, si vale 1 se ejecutará el análisis, cualquier valor distinto se omitirá el análisis.</w:t>
      </w:r>
    </w:p>
    <w:p w14:paraId="1D8203B1" w14:textId="77777777" w:rsidR="00475DF4" w:rsidRDefault="00475DF4" w:rsidP="00475DF4">
      <w:pPr>
        <w:ind w:left="360"/>
        <w:jc w:val="both"/>
      </w:pPr>
    </w:p>
    <w:p w14:paraId="08BA5F3E" w14:textId="77777777" w:rsidR="00BD21EE" w:rsidRPr="00DD566B" w:rsidRDefault="00BD21EE" w:rsidP="00475DF4">
      <w:pPr>
        <w:ind w:left="360"/>
        <w:jc w:val="both"/>
      </w:pPr>
    </w:p>
    <w:p w14:paraId="1FD46097" w14:textId="01CB5154" w:rsidR="00475DF4" w:rsidRDefault="006418B6" w:rsidP="00475DF4">
      <w:pPr>
        <w:ind w:left="360"/>
        <w:jc w:val="center"/>
      </w:pPr>
      <w:r w:rsidRPr="00DD566B">
        <w:rPr>
          <w:noProof/>
          <w:lang w:eastAsia="es-MX"/>
        </w:rPr>
        <w:drawing>
          <wp:inline distT="0" distB="0" distL="0" distR="0" wp14:anchorId="2B12506B" wp14:editId="06F26CED">
            <wp:extent cx="3952875" cy="52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523875"/>
                    </a:xfrm>
                    <a:prstGeom prst="rect">
                      <a:avLst/>
                    </a:prstGeom>
                  </pic:spPr>
                </pic:pic>
              </a:graphicData>
            </a:graphic>
          </wp:inline>
        </w:drawing>
      </w:r>
    </w:p>
    <w:p w14:paraId="4826C6D6" w14:textId="77777777" w:rsidR="00BD21EE" w:rsidRPr="00DD566B" w:rsidRDefault="00BD21EE" w:rsidP="00475DF4">
      <w:pPr>
        <w:ind w:left="360"/>
        <w:jc w:val="center"/>
      </w:pPr>
    </w:p>
    <w:p w14:paraId="3A241CB8" w14:textId="5C913DC5" w:rsidR="00E14026" w:rsidRPr="00DD566B" w:rsidRDefault="00475DF4" w:rsidP="00BD21EE">
      <w:pPr>
        <w:spacing w:after="0" w:line="240" w:lineRule="auto"/>
        <w:ind w:firstLine="709"/>
        <w:jc w:val="both"/>
      </w:pPr>
      <w:r w:rsidRPr="00DD566B">
        <w:t xml:space="preserve">Finalmente la variable </w:t>
      </w:r>
      <w:r w:rsidRPr="00DD566B">
        <w:rPr>
          <w:i/>
        </w:rPr>
        <w:t>tiempoMonitoreo</w:t>
      </w:r>
      <w:r w:rsidRPr="00DD566B">
        <w:t xml:space="preserve"> sirve para indicar cada cuanto tiempo se va a ejecutar la aplicación, dicho valor está expresada en segundos, cabe mencionar que este valor no debe ser menor al valor que se tiene en la variable </w:t>
      </w:r>
      <w:r w:rsidRPr="00DD566B">
        <w:rPr>
          <w:i/>
        </w:rPr>
        <w:t xml:space="preserve">duracionSeg </w:t>
      </w:r>
      <w:r w:rsidRPr="00DD566B">
        <w:t>el cual sir</w:t>
      </w:r>
      <w:r w:rsidR="000519B3" w:rsidRPr="00DD566B">
        <w:t>ve para el análisis del Crawler, por defecto se tiene 30 segundos, no se recomienda modificar este valor ya que puede presentar problemas para detectar algunos ataques.</w:t>
      </w:r>
      <w:bookmarkStart w:id="271" w:name="_Toc465688624"/>
      <w:bookmarkStart w:id="272" w:name="_Toc465691413"/>
      <w:bookmarkStart w:id="273" w:name="_Toc465866980"/>
      <w:bookmarkStart w:id="274" w:name="_Toc466216965"/>
      <w:bookmarkStart w:id="275" w:name="_Toc466220879"/>
      <w:bookmarkStart w:id="276" w:name="_Toc466227628"/>
      <w:bookmarkStart w:id="277" w:name="_Toc466236443"/>
      <w:bookmarkStart w:id="278" w:name="_Toc466374811"/>
      <w:bookmarkStart w:id="279" w:name="_Toc466375122"/>
      <w:bookmarkStart w:id="280" w:name="_Toc466374816"/>
      <w:bookmarkStart w:id="281" w:name="_Toc466375127"/>
      <w:bookmarkStart w:id="282" w:name="_Toc465688267"/>
      <w:bookmarkEnd w:id="271"/>
      <w:bookmarkEnd w:id="272"/>
      <w:bookmarkEnd w:id="273"/>
      <w:bookmarkEnd w:id="274"/>
      <w:bookmarkEnd w:id="275"/>
      <w:bookmarkEnd w:id="276"/>
      <w:bookmarkEnd w:id="277"/>
      <w:bookmarkEnd w:id="278"/>
      <w:bookmarkEnd w:id="279"/>
      <w:bookmarkEnd w:id="280"/>
      <w:bookmarkEnd w:id="281"/>
    </w:p>
    <w:p w14:paraId="4AFB98D0" w14:textId="77777777" w:rsidR="00E14026" w:rsidRPr="00DD566B" w:rsidRDefault="00E14026">
      <w:r w:rsidRPr="00DD566B">
        <w:br w:type="page"/>
      </w:r>
    </w:p>
    <w:p w14:paraId="1EAD2B0D" w14:textId="5C631A14" w:rsidR="00475DF4" w:rsidRPr="00DD566B" w:rsidRDefault="00E14026" w:rsidP="00E14026">
      <w:pPr>
        <w:pStyle w:val="Ttulo2"/>
        <w:numPr>
          <w:ilvl w:val="1"/>
          <w:numId w:val="52"/>
        </w:numPr>
        <w:jc w:val="center"/>
        <w:rPr>
          <w:rFonts w:asciiTheme="minorHAnsi" w:hAnsiTheme="minorHAnsi"/>
          <w:b/>
          <w:color w:val="auto"/>
          <w:sz w:val="24"/>
          <w:szCs w:val="22"/>
        </w:rPr>
      </w:pPr>
      <w:bookmarkStart w:id="283" w:name="_Toc466500341"/>
      <w:r w:rsidRPr="00DD566B">
        <w:rPr>
          <w:rFonts w:asciiTheme="minorHAnsi" w:hAnsiTheme="minorHAnsi"/>
          <w:b/>
          <w:color w:val="auto"/>
          <w:sz w:val="24"/>
        </w:rPr>
        <w:lastRenderedPageBreak/>
        <w:t>Dar de alta los sitios W</w:t>
      </w:r>
      <w:r w:rsidR="00475DF4" w:rsidRPr="00DD566B">
        <w:rPr>
          <w:rFonts w:asciiTheme="minorHAnsi" w:hAnsiTheme="minorHAnsi"/>
          <w:b/>
          <w:color w:val="auto"/>
          <w:sz w:val="24"/>
        </w:rPr>
        <w:t>b instalados</w:t>
      </w:r>
      <w:bookmarkEnd w:id="282"/>
      <w:bookmarkEnd w:id="283"/>
    </w:p>
    <w:p w14:paraId="74596245" w14:textId="4E286D1B" w:rsidR="00475DF4" w:rsidRPr="00DD566B" w:rsidRDefault="00475DF4" w:rsidP="00475DF4"/>
    <w:p w14:paraId="241BD506" w14:textId="4A99BFFE" w:rsidR="00475DF4" w:rsidRPr="00DD566B" w:rsidRDefault="00475DF4" w:rsidP="00BD21EE">
      <w:pPr>
        <w:spacing w:after="0" w:line="240" w:lineRule="auto"/>
        <w:ind w:firstLine="709"/>
      </w:pPr>
      <w:r w:rsidRPr="00DD566B">
        <w:t>Para definir todos los sitios que se tienen en el servidor Web se tiene que definir por medio del archivo de configuración</w:t>
      </w:r>
      <w:r w:rsidR="00BC68F1" w:rsidRPr="00DD566B">
        <w:t xml:space="preserve"> que se ubica en el directorio </w:t>
      </w:r>
      <w:r w:rsidRPr="00DD566B">
        <w:rPr>
          <w:i/>
        </w:rPr>
        <w:t>sites</w:t>
      </w:r>
      <w:r w:rsidRPr="00DD566B">
        <w:t>:</w:t>
      </w:r>
    </w:p>
    <w:p w14:paraId="5AC806A5" w14:textId="77777777" w:rsidR="00475DF4" w:rsidRPr="00DD566B" w:rsidRDefault="00475DF4" w:rsidP="00BD21EE">
      <w:pPr>
        <w:spacing w:after="0" w:line="240" w:lineRule="auto"/>
        <w:ind w:firstLine="709"/>
      </w:pPr>
    </w:p>
    <w:p w14:paraId="46B3BC03" w14:textId="2E0B04EB" w:rsidR="00475DF4" w:rsidRPr="00DD566B" w:rsidRDefault="00475DF4" w:rsidP="00BD21EE">
      <w:pPr>
        <w:spacing w:after="0" w:line="240" w:lineRule="auto"/>
        <w:ind w:firstLine="709"/>
        <w:jc w:val="center"/>
      </w:pPr>
      <w:r w:rsidRPr="00DD566B">
        <w:rPr>
          <w:noProof/>
          <w:lang w:eastAsia="es-MX"/>
        </w:rPr>
        <w:drawing>
          <wp:inline distT="0" distB="0" distL="0" distR="0" wp14:anchorId="12B12E3F" wp14:editId="1D497167">
            <wp:extent cx="4105275" cy="657225"/>
            <wp:effectExtent l="0" t="0" r="9525" b="952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275" cy="657225"/>
                    </a:xfrm>
                    <a:prstGeom prst="rect">
                      <a:avLst/>
                    </a:prstGeom>
                  </pic:spPr>
                </pic:pic>
              </a:graphicData>
            </a:graphic>
          </wp:inline>
        </w:drawing>
      </w:r>
    </w:p>
    <w:p w14:paraId="78409148" w14:textId="77777777" w:rsidR="00475DF4" w:rsidRPr="00DD566B" w:rsidRDefault="00475DF4" w:rsidP="00BD21EE">
      <w:pPr>
        <w:spacing w:after="0" w:line="240" w:lineRule="auto"/>
        <w:ind w:firstLine="709"/>
        <w:jc w:val="center"/>
      </w:pPr>
    </w:p>
    <w:p w14:paraId="60128153" w14:textId="51A93021" w:rsidR="00475DF4" w:rsidRPr="00DD566B" w:rsidRDefault="00475DF4" w:rsidP="00BD21EE">
      <w:pPr>
        <w:spacing w:after="0" w:line="240" w:lineRule="auto"/>
        <w:ind w:firstLine="709"/>
        <w:jc w:val="both"/>
      </w:pPr>
      <w:r w:rsidRPr="00DD566B">
        <w:t xml:space="preserve">Por defecto se tiene un archivo llamado sitio1.conf, se debe de tener un archivo por cada sitio instalado,  en caso de tener más de un sitio se debe de copiar el archivo </w:t>
      </w:r>
      <w:r w:rsidRPr="00DD566B">
        <w:rPr>
          <w:i/>
        </w:rPr>
        <w:t>sitio1.conf</w:t>
      </w:r>
      <w:r w:rsidRPr="00DD566B">
        <w:t xml:space="preserve"> con otro nombre distinto en ese mismo directorio. Para cada archivo de configuración debemos de modificar su contenido con cualquier editor de texto, a continuación veremos el contenido del archivo </w:t>
      </w:r>
      <w:r w:rsidRPr="00DD566B">
        <w:rPr>
          <w:i/>
        </w:rPr>
        <w:t>sitio1.conf</w:t>
      </w:r>
      <w:r w:rsidRPr="00DD566B">
        <w:t>:</w:t>
      </w:r>
    </w:p>
    <w:p w14:paraId="40F824E5" w14:textId="77777777" w:rsidR="00475DF4" w:rsidRPr="00DD566B" w:rsidRDefault="00475DF4" w:rsidP="00475DF4">
      <w:pPr>
        <w:jc w:val="both"/>
      </w:pPr>
    </w:p>
    <w:p w14:paraId="0AAC3392" w14:textId="6A0F0A9A" w:rsidR="00475DF4" w:rsidRPr="00DD566B" w:rsidRDefault="00475DF4" w:rsidP="00475DF4">
      <w:pPr>
        <w:jc w:val="center"/>
      </w:pPr>
      <w:r w:rsidRPr="00DD566B">
        <w:rPr>
          <w:noProof/>
          <w:lang w:eastAsia="es-MX"/>
        </w:rPr>
        <w:drawing>
          <wp:inline distT="0" distB="0" distL="0" distR="0" wp14:anchorId="0D064BA1" wp14:editId="259043D4">
            <wp:extent cx="4781550" cy="847725"/>
            <wp:effectExtent l="0" t="0" r="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1550" cy="847725"/>
                    </a:xfrm>
                    <a:prstGeom prst="rect">
                      <a:avLst/>
                    </a:prstGeom>
                  </pic:spPr>
                </pic:pic>
              </a:graphicData>
            </a:graphic>
          </wp:inline>
        </w:drawing>
      </w:r>
    </w:p>
    <w:p w14:paraId="0B431B5E" w14:textId="77777777" w:rsidR="00475DF4" w:rsidRPr="00DD566B" w:rsidRDefault="00475DF4" w:rsidP="00475DF4">
      <w:pPr>
        <w:jc w:val="center"/>
      </w:pPr>
    </w:p>
    <w:p w14:paraId="287DA8E3" w14:textId="77777777" w:rsidR="00475DF4" w:rsidRPr="00DD566B" w:rsidRDefault="00475DF4" w:rsidP="00475DF4">
      <w:pPr>
        <w:pStyle w:val="Prrafodelista"/>
        <w:numPr>
          <w:ilvl w:val="0"/>
          <w:numId w:val="34"/>
        </w:numPr>
        <w:spacing w:after="0" w:line="240" w:lineRule="auto"/>
        <w:ind w:left="993"/>
        <w:jc w:val="both"/>
      </w:pPr>
      <w:r w:rsidRPr="00DD566B">
        <w:t>webApacheAccess: Con esta variable indicamos la ruta del archivo access.log de nuestro servidor Web Apache. La ruta se escribe entre comillas.</w:t>
      </w:r>
    </w:p>
    <w:p w14:paraId="77C4C7BB" w14:textId="77777777" w:rsidR="00475DF4" w:rsidRPr="00DD566B" w:rsidRDefault="00475DF4" w:rsidP="00475DF4">
      <w:pPr>
        <w:pStyle w:val="Prrafodelista"/>
        <w:spacing w:after="0" w:line="240" w:lineRule="auto"/>
        <w:ind w:left="993"/>
        <w:jc w:val="both"/>
      </w:pPr>
    </w:p>
    <w:p w14:paraId="532F44C6" w14:textId="77777777" w:rsidR="00475DF4" w:rsidRPr="00DD566B" w:rsidRDefault="00475DF4" w:rsidP="00475DF4">
      <w:pPr>
        <w:pStyle w:val="Prrafodelista"/>
        <w:numPr>
          <w:ilvl w:val="0"/>
          <w:numId w:val="34"/>
        </w:numPr>
        <w:spacing w:after="0" w:line="240" w:lineRule="auto"/>
        <w:ind w:left="993"/>
        <w:jc w:val="both"/>
      </w:pPr>
      <w:r w:rsidRPr="00DD566B">
        <w:t>webApacheError: Definimos la ubicación del archivo error.log de nuestro servidor Web Apache. La ubicación se escribe entre comillas.</w:t>
      </w:r>
    </w:p>
    <w:p w14:paraId="576E32E0" w14:textId="77777777" w:rsidR="00475DF4" w:rsidRPr="00DD566B" w:rsidRDefault="00475DF4" w:rsidP="00475DF4">
      <w:pPr>
        <w:pStyle w:val="Prrafodelista"/>
        <w:spacing w:after="0" w:line="240" w:lineRule="auto"/>
      </w:pPr>
    </w:p>
    <w:p w14:paraId="39A29823" w14:textId="77777777" w:rsidR="00475DF4" w:rsidRPr="00DD566B" w:rsidRDefault="00475DF4" w:rsidP="00475DF4">
      <w:pPr>
        <w:pStyle w:val="Prrafodelista"/>
        <w:numPr>
          <w:ilvl w:val="0"/>
          <w:numId w:val="34"/>
        </w:numPr>
        <w:spacing w:after="0" w:line="240" w:lineRule="auto"/>
        <w:ind w:left="993"/>
        <w:jc w:val="both"/>
      </w:pPr>
      <w:r w:rsidRPr="00DD566B">
        <w:t>wafApacheAccess: Se indica la ruta del archivo access.log de nuestro servidor WAF ModSecurity. La ruta se escribe entre comillas.</w:t>
      </w:r>
    </w:p>
    <w:p w14:paraId="2DB34B9C" w14:textId="77777777" w:rsidR="00475DF4" w:rsidRPr="00DD566B" w:rsidRDefault="00475DF4" w:rsidP="00475DF4">
      <w:pPr>
        <w:pStyle w:val="Prrafodelista"/>
        <w:spacing w:after="0" w:line="240" w:lineRule="auto"/>
        <w:ind w:left="993"/>
      </w:pPr>
    </w:p>
    <w:p w14:paraId="0990FC48" w14:textId="523BE361" w:rsidR="002D58CD" w:rsidRPr="00DD566B" w:rsidRDefault="00475DF4" w:rsidP="002D58CD">
      <w:pPr>
        <w:pStyle w:val="Prrafodelista"/>
        <w:numPr>
          <w:ilvl w:val="0"/>
          <w:numId w:val="34"/>
        </w:numPr>
        <w:spacing w:after="0" w:line="240" w:lineRule="auto"/>
        <w:ind w:left="993"/>
        <w:jc w:val="both"/>
      </w:pPr>
      <w:r w:rsidRPr="00DD566B">
        <w:t>wafApacheError: Se indica la ruta del archivo error.log de nuestro servidor WAF ModSecurity. La ruta se escribe entre comillas.</w:t>
      </w:r>
      <w:r w:rsidRPr="00DD566B">
        <w:br w:type="page"/>
      </w:r>
      <w:bookmarkStart w:id="284" w:name="_Toc465688268"/>
    </w:p>
    <w:p w14:paraId="1D53ADDC" w14:textId="275E2747" w:rsidR="002D58CD" w:rsidRPr="00DD566B" w:rsidRDefault="00475DF4" w:rsidP="00E14026">
      <w:pPr>
        <w:pStyle w:val="Ttulo1"/>
        <w:numPr>
          <w:ilvl w:val="0"/>
          <w:numId w:val="52"/>
        </w:numPr>
        <w:pBdr>
          <w:bottom w:val="single" w:sz="4" w:space="1" w:color="auto"/>
        </w:pBdr>
        <w:jc w:val="center"/>
        <w:rPr>
          <w:rFonts w:asciiTheme="minorHAnsi" w:hAnsiTheme="minorHAnsi"/>
          <w:b/>
          <w:color w:val="auto"/>
          <w:sz w:val="28"/>
        </w:rPr>
      </w:pPr>
      <w:bookmarkStart w:id="285" w:name="_Toc466500342"/>
      <w:r w:rsidRPr="00DD566B">
        <w:rPr>
          <w:rFonts w:asciiTheme="minorHAnsi" w:hAnsiTheme="minorHAnsi"/>
          <w:b/>
          <w:color w:val="auto"/>
          <w:sz w:val="28"/>
        </w:rPr>
        <w:lastRenderedPageBreak/>
        <w:t>Modo de uso</w:t>
      </w:r>
      <w:bookmarkEnd w:id="284"/>
      <w:bookmarkEnd w:id="285"/>
    </w:p>
    <w:p w14:paraId="04FA10FF" w14:textId="77777777" w:rsidR="00475DF4" w:rsidRPr="00DD566B" w:rsidRDefault="00475DF4" w:rsidP="00475DF4">
      <w:pPr>
        <w:jc w:val="both"/>
      </w:pPr>
    </w:p>
    <w:p w14:paraId="7FAC90A3" w14:textId="4BB3BB91" w:rsidR="00475DF4" w:rsidRDefault="00BC68F1" w:rsidP="00BD21EE">
      <w:pPr>
        <w:spacing w:after="0" w:line="240" w:lineRule="auto"/>
        <w:ind w:firstLine="709"/>
        <w:jc w:val="both"/>
      </w:pPr>
      <w:r w:rsidRPr="00DD566B">
        <w:t xml:space="preserve">Nos situamos en el directorio </w:t>
      </w:r>
      <w:r w:rsidR="00475DF4" w:rsidRPr="00DD566B">
        <w:rPr>
          <w:i/>
        </w:rPr>
        <w:t>Proyecto</w:t>
      </w:r>
      <w:r w:rsidR="00475DF4" w:rsidRPr="00DD566B">
        <w:t xml:space="preserve">  y ejecutamos el script </w:t>
      </w:r>
      <w:r w:rsidR="00475DF4" w:rsidRPr="00DD566B">
        <w:rPr>
          <w:i/>
        </w:rPr>
        <w:t>Proyecto.py</w:t>
      </w:r>
      <w:r w:rsidR="00475DF4" w:rsidRPr="00DD566B">
        <w:t>:</w:t>
      </w:r>
    </w:p>
    <w:p w14:paraId="2E786C6B" w14:textId="3C5A5806" w:rsidR="00E8780D" w:rsidRDefault="00E8780D" w:rsidP="00BD21EE">
      <w:pPr>
        <w:spacing w:after="0" w:line="240" w:lineRule="auto"/>
        <w:ind w:firstLine="709"/>
        <w:jc w:val="both"/>
        <w:rPr>
          <w:noProof/>
          <w:lang w:eastAsia="es-MX"/>
        </w:rPr>
      </w:pPr>
      <w:r>
        <w:rPr>
          <w:noProof/>
          <w:lang w:eastAsia="es-MX"/>
        </w:rPr>
        <w:drawing>
          <wp:anchor distT="0" distB="0" distL="114300" distR="114300" simplePos="0" relativeHeight="251659776" behindDoc="0" locked="0" layoutInCell="1" allowOverlap="1" wp14:anchorId="1A54BAC6" wp14:editId="40E9303B">
            <wp:simplePos x="0" y="0"/>
            <wp:positionH relativeFrom="column">
              <wp:posOffset>-567340</wp:posOffset>
            </wp:positionH>
            <wp:positionV relativeFrom="paragraph">
              <wp:posOffset>137160</wp:posOffset>
            </wp:positionV>
            <wp:extent cx="7428035" cy="2007476"/>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428035" cy="2007476"/>
                    </a:xfrm>
                    <a:prstGeom prst="rect">
                      <a:avLst/>
                    </a:prstGeom>
                  </pic:spPr>
                </pic:pic>
              </a:graphicData>
            </a:graphic>
            <wp14:sizeRelH relativeFrom="margin">
              <wp14:pctWidth>0</wp14:pctWidth>
            </wp14:sizeRelH>
            <wp14:sizeRelV relativeFrom="margin">
              <wp14:pctHeight>0</wp14:pctHeight>
            </wp14:sizeRelV>
          </wp:anchor>
        </w:drawing>
      </w:r>
    </w:p>
    <w:p w14:paraId="443A952C" w14:textId="6D60F9C1" w:rsidR="00E8780D" w:rsidRDefault="00E8780D" w:rsidP="00BD21EE">
      <w:pPr>
        <w:spacing w:after="0" w:line="240" w:lineRule="auto"/>
        <w:ind w:firstLine="709"/>
        <w:jc w:val="both"/>
        <w:rPr>
          <w:noProof/>
          <w:lang w:eastAsia="es-MX"/>
        </w:rPr>
      </w:pPr>
    </w:p>
    <w:p w14:paraId="20442555" w14:textId="77777777" w:rsidR="00E8780D" w:rsidRDefault="00E8780D" w:rsidP="00BD21EE">
      <w:pPr>
        <w:spacing w:after="0" w:line="240" w:lineRule="auto"/>
        <w:ind w:firstLine="709"/>
        <w:jc w:val="both"/>
        <w:rPr>
          <w:noProof/>
          <w:lang w:eastAsia="es-MX"/>
        </w:rPr>
      </w:pPr>
    </w:p>
    <w:p w14:paraId="0F7BF148" w14:textId="77777777" w:rsidR="00E8780D" w:rsidRDefault="00E8780D" w:rsidP="00BD21EE">
      <w:pPr>
        <w:spacing w:after="0" w:line="240" w:lineRule="auto"/>
        <w:ind w:firstLine="709"/>
        <w:jc w:val="both"/>
        <w:rPr>
          <w:noProof/>
          <w:lang w:eastAsia="es-MX"/>
        </w:rPr>
      </w:pPr>
    </w:p>
    <w:p w14:paraId="27C964AC" w14:textId="77777777" w:rsidR="00E8780D" w:rsidRDefault="00E8780D" w:rsidP="00BD21EE">
      <w:pPr>
        <w:spacing w:after="0" w:line="240" w:lineRule="auto"/>
        <w:ind w:firstLine="709"/>
        <w:jc w:val="both"/>
        <w:rPr>
          <w:noProof/>
          <w:lang w:eastAsia="es-MX"/>
        </w:rPr>
      </w:pPr>
    </w:p>
    <w:p w14:paraId="6DBCD5F6" w14:textId="77777777" w:rsidR="00E8780D" w:rsidRDefault="00E8780D" w:rsidP="00BD21EE">
      <w:pPr>
        <w:spacing w:after="0" w:line="240" w:lineRule="auto"/>
        <w:ind w:firstLine="709"/>
        <w:jc w:val="both"/>
        <w:rPr>
          <w:noProof/>
          <w:lang w:eastAsia="es-MX"/>
        </w:rPr>
      </w:pPr>
    </w:p>
    <w:p w14:paraId="779B4467" w14:textId="77777777" w:rsidR="00E8780D" w:rsidRDefault="00E8780D" w:rsidP="00BD21EE">
      <w:pPr>
        <w:spacing w:after="0" w:line="240" w:lineRule="auto"/>
        <w:ind w:firstLine="709"/>
        <w:jc w:val="both"/>
        <w:rPr>
          <w:noProof/>
          <w:lang w:eastAsia="es-MX"/>
        </w:rPr>
      </w:pPr>
    </w:p>
    <w:p w14:paraId="3F6F783F" w14:textId="77777777" w:rsidR="00E8780D" w:rsidRPr="00DD566B" w:rsidRDefault="00E8780D" w:rsidP="00BD21EE">
      <w:pPr>
        <w:spacing w:after="0" w:line="240" w:lineRule="auto"/>
        <w:ind w:firstLine="709"/>
        <w:jc w:val="both"/>
      </w:pPr>
    </w:p>
    <w:p w14:paraId="0F057CE1" w14:textId="5BED8A77" w:rsidR="00475DF4" w:rsidRPr="00DD566B" w:rsidRDefault="00475DF4" w:rsidP="00475DF4">
      <w:pPr>
        <w:jc w:val="both"/>
      </w:pPr>
    </w:p>
    <w:p w14:paraId="74A9E5AE" w14:textId="77777777" w:rsidR="00475DF4" w:rsidRDefault="00475DF4" w:rsidP="00475DF4">
      <w:pPr>
        <w:jc w:val="both"/>
      </w:pPr>
    </w:p>
    <w:p w14:paraId="1BC2F2D4" w14:textId="491D978A" w:rsidR="00E8780D" w:rsidRDefault="00E8780D" w:rsidP="00475DF4">
      <w:pPr>
        <w:jc w:val="both"/>
      </w:pPr>
    </w:p>
    <w:p w14:paraId="02426B5E" w14:textId="77777777" w:rsidR="00E8780D" w:rsidRPr="00DD566B" w:rsidRDefault="00E8780D" w:rsidP="00475DF4">
      <w:pPr>
        <w:jc w:val="both"/>
      </w:pPr>
    </w:p>
    <w:p w14:paraId="34DD4636" w14:textId="5E756DC6" w:rsidR="00475DF4" w:rsidRPr="00DD566B" w:rsidRDefault="00475DF4" w:rsidP="00BD21EE">
      <w:pPr>
        <w:spacing w:after="0" w:line="240" w:lineRule="auto"/>
        <w:ind w:firstLine="709"/>
        <w:jc w:val="both"/>
      </w:pPr>
      <w:r w:rsidRPr="00DD566B">
        <w:t>Una vez que aparezca en pantalla las mismas leyendas como en la imagen anterior significa que hemos instalado y configurado correctamente la herramienta, a continuación veremos un ejemplo de algunos ataques:</w:t>
      </w:r>
    </w:p>
    <w:p w14:paraId="27DB6527" w14:textId="3D872E75" w:rsidR="00475DF4" w:rsidRPr="00DD566B" w:rsidRDefault="00475DF4" w:rsidP="00475DF4">
      <w:pPr>
        <w:jc w:val="both"/>
      </w:pPr>
      <w:r w:rsidRPr="00DD566B">
        <w:rPr>
          <w:noProof/>
          <w:lang w:eastAsia="es-MX"/>
        </w:rPr>
        <w:drawing>
          <wp:anchor distT="0" distB="0" distL="114300" distR="114300" simplePos="0" relativeHeight="251658414" behindDoc="0" locked="0" layoutInCell="1" allowOverlap="1" wp14:anchorId="517BE849" wp14:editId="3006A401">
            <wp:simplePos x="0" y="0"/>
            <wp:positionH relativeFrom="column">
              <wp:posOffset>-539115</wp:posOffset>
            </wp:positionH>
            <wp:positionV relativeFrom="paragraph">
              <wp:posOffset>59055</wp:posOffset>
            </wp:positionV>
            <wp:extent cx="7460120" cy="3200400"/>
            <wp:effectExtent l="0" t="0" r="7620" b="0"/>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460120" cy="3200400"/>
                    </a:xfrm>
                    <a:prstGeom prst="rect">
                      <a:avLst/>
                    </a:prstGeom>
                  </pic:spPr>
                </pic:pic>
              </a:graphicData>
            </a:graphic>
            <wp14:sizeRelH relativeFrom="margin">
              <wp14:pctWidth>0</wp14:pctWidth>
            </wp14:sizeRelH>
            <wp14:sizeRelV relativeFrom="margin">
              <wp14:pctHeight>0</wp14:pctHeight>
            </wp14:sizeRelV>
          </wp:anchor>
        </w:drawing>
      </w:r>
    </w:p>
    <w:p w14:paraId="26C45359" w14:textId="77777777" w:rsidR="00475DF4" w:rsidRPr="00DD566B" w:rsidRDefault="00475DF4" w:rsidP="00475DF4">
      <w:pPr>
        <w:jc w:val="both"/>
      </w:pPr>
    </w:p>
    <w:p w14:paraId="54BE506D" w14:textId="77777777" w:rsidR="00475DF4" w:rsidRPr="00DD566B" w:rsidRDefault="00475DF4" w:rsidP="00475DF4">
      <w:pPr>
        <w:jc w:val="both"/>
      </w:pPr>
    </w:p>
    <w:p w14:paraId="2420504C" w14:textId="77777777" w:rsidR="00475DF4" w:rsidRPr="00DD566B" w:rsidRDefault="00475DF4" w:rsidP="00475DF4">
      <w:pPr>
        <w:jc w:val="both"/>
      </w:pPr>
    </w:p>
    <w:p w14:paraId="06B54044" w14:textId="77777777" w:rsidR="00475DF4" w:rsidRPr="00DD566B" w:rsidRDefault="00475DF4" w:rsidP="00475DF4">
      <w:pPr>
        <w:jc w:val="both"/>
      </w:pPr>
    </w:p>
    <w:p w14:paraId="726F1D35" w14:textId="77777777" w:rsidR="00475DF4" w:rsidRPr="00DD566B" w:rsidRDefault="00475DF4" w:rsidP="00475DF4">
      <w:pPr>
        <w:jc w:val="both"/>
      </w:pPr>
    </w:p>
    <w:p w14:paraId="2BC07669" w14:textId="77777777" w:rsidR="00475DF4" w:rsidRPr="00DD566B" w:rsidRDefault="00475DF4" w:rsidP="00475DF4">
      <w:pPr>
        <w:jc w:val="both"/>
      </w:pPr>
    </w:p>
    <w:p w14:paraId="118B733D" w14:textId="77777777" w:rsidR="00475DF4" w:rsidRPr="00DD566B" w:rsidRDefault="00475DF4" w:rsidP="00475DF4">
      <w:pPr>
        <w:jc w:val="both"/>
      </w:pPr>
    </w:p>
    <w:p w14:paraId="2DD09D83" w14:textId="77777777" w:rsidR="00475DF4" w:rsidRPr="00DD566B" w:rsidRDefault="00475DF4" w:rsidP="00475DF4">
      <w:pPr>
        <w:jc w:val="both"/>
      </w:pPr>
    </w:p>
    <w:p w14:paraId="373786D4" w14:textId="77777777" w:rsidR="00475DF4" w:rsidRPr="00DD566B" w:rsidRDefault="00475DF4" w:rsidP="00475DF4">
      <w:pPr>
        <w:jc w:val="both"/>
      </w:pPr>
    </w:p>
    <w:p w14:paraId="683C3D7E" w14:textId="77777777" w:rsidR="00475DF4" w:rsidRPr="00DD566B" w:rsidRDefault="00475DF4" w:rsidP="00475DF4">
      <w:pPr>
        <w:jc w:val="both"/>
      </w:pPr>
    </w:p>
    <w:p w14:paraId="6A0FF9BD" w14:textId="77777777" w:rsidR="00475DF4" w:rsidRPr="00DD566B" w:rsidRDefault="00475DF4" w:rsidP="00475DF4">
      <w:pPr>
        <w:jc w:val="both"/>
      </w:pPr>
    </w:p>
    <w:p w14:paraId="01ECC83E" w14:textId="4BD2B28A" w:rsidR="00475DF4" w:rsidRPr="00DD566B" w:rsidRDefault="00475DF4" w:rsidP="00475DF4">
      <w:pPr>
        <w:jc w:val="center"/>
      </w:pPr>
      <w:r w:rsidRPr="00DD566B">
        <w:rPr>
          <w:noProof/>
          <w:lang w:eastAsia="es-MX"/>
        </w:rPr>
        <w:drawing>
          <wp:inline distT="0" distB="0" distL="0" distR="0" wp14:anchorId="0893D65B" wp14:editId="788F35BB">
            <wp:extent cx="5160579" cy="593396"/>
            <wp:effectExtent l="0" t="0" r="254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5203" r="44795"/>
                    <a:stretch/>
                  </pic:blipFill>
                  <pic:spPr bwMode="auto">
                    <a:xfrm>
                      <a:off x="0" y="0"/>
                      <a:ext cx="5313824" cy="611017"/>
                    </a:xfrm>
                    <a:prstGeom prst="rect">
                      <a:avLst/>
                    </a:prstGeom>
                    <a:ln>
                      <a:noFill/>
                    </a:ln>
                    <a:extLst>
                      <a:ext uri="{53640926-AAD7-44D8-BBD7-CCE9431645EC}">
                        <a14:shadowObscured xmlns:a14="http://schemas.microsoft.com/office/drawing/2010/main"/>
                      </a:ext>
                    </a:extLst>
                  </pic:spPr>
                </pic:pic>
              </a:graphicData>
            </a:graphic>
          </wp:inline>
        </w:drawing>
      </w:r>
    </w:p>
    <w:p w14:paraId="73CA9A4F" w14:textId="77777777" w:rsidR="00475DF4" w:rsidRPr="00DD566B" w:rsidRDefault="00475DF4" w:rsidP="00BD21EE">
      <w:pPr>
        <w:spacing w:after="0" w:line="240" w:lineRule="auto"/>
        <w:ind w:firstLine="709"/>
        <w:jc w:val="both"/>
      </w:pPr>
      <w:r w:rsidRPr="00DD566B">
        <w:lastRenderedPageBreak/>
        <w:t xml:space="preserve">En la imagen anterior en letras verdes se aprecia los ataques que se presentaron, en este caso ocurrió uno de Path Traversal y otro de XSS para el sitio de </w:t>
      </w:r>
      <w:r w:rsidRPr="00DD566B">
        <w:rPr>
          <w:i/>
        </w:rPr>
        <w:t>www.drupal.proyecto.mx</w:t>
      </w:r>
      <w:r w:rsidRPr="00DD566B">
        <w:t xml:space="preserve"> (letras amarillas), para obtener mayor detalle sobre los ataques se tiene que consultar el correo electrónico.</w:t>
      </w:r>
    </w:p>
    <w:p w14:paraId="3E8EB3D9" w14:textId="48E2A932" w:rsidR="00475DF4" w:rsidRPr="00DD566B" w:rsidRDefault="00475DF4" w:rsidP="00BD21EE">
      <w:pPr>
        <w:spacing w:after="0" w:line="240" w:lineRule="auto"/>
        <w:ind w:firstLine="709"/>
        <w:jc w:val="both"/>
      </w:pPr>
      <w:r w:rsidRPr="00DD566B">
        <w:t xml:space="preserve">En los apartados de </w:t>
      </w:r>
      <w:r w:rsidRPr="00DD566B">
        <w:rPr>
          <w:i/>
        </w:rPr>
        <w:t>Error Script</w:t>
      </w:r>
      <w:r w:rsidRPr="00DD566B">
        <w:t xml:space="preserve"> aparece los errores que sucedieron al hacer el análisis en este caso aparece la palabra </w:t>
      </w:r>
      <w:r w:rsidRPr="00DD566B">
        <w:rPr>
          <w:i/>
        </w:rPr>
        <w:t>None</w:t>
      </w:r>
      <w:r w:rsidRPr="00DD566B">
        <w:t>, el cual significa que el análisis fue ejecutado correctamente sin errores.</w:t>
      </w:r>
    </w:p>
    <w:p w14:paraId="03967303" w14:textId="77777777" w:rsidR="00475DF4" w:rsidRPr="00DD566B" w:rsidRDefault="00475DF4" w:rsidP="00475DF4">
      <w:pPr>
        <w:jc w:val="both"/>
      </w:pPr>
    </w:p>
    <w:p w14:paraId="3DC6F223" w14:textId="3A09D5E5" w:rsidR="00475DF4" w:rsidRPr="00DD566B" w:rsidRDefault="00475DF4" w:rsidP="00475DF4">
      <w:pPr>
        <w:jc w:val="center"/>
      </w:pPr>
      <w:r w:rsidRPr="00DD566B">
        <w:rPr>
          <w:noProof/>
          <w:lang w:eastAsia="es-MX"/>
        </w:rPr>
        <w:drawing>
          <wp:inline distT="0" distB="0" distL="0" distR="0" wp14:anchorId="660C2E83" wp14:editId="3A6CCF5C">
            <wp:extent cx="4529959" cy="280204"/>
            <wp:effectExtent l="0" t="0" r="4445" b="5715"/>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79243" r="70818" b="16549"/>
                    <a:stretch/>
                  </pic:blipFill>
                  <pic:spPr bwMode="auto">
                    <a:xfrm>
                      <a:off x="0" y="0"/>
                      <a:ext cx="4885096" cy="302171"/>
                    </a:xfrm>
                    <a:prstGeom prst="rect">
                      <a:avLst/>
                    </a:prstGeom>
                    <a:ln>
                      <a:noFill/>
                    </a:ln>
                    <a:extLst>
                      <a:ext uri="{53640926-AAD7-44D8-BBD7-CCE9431645EC}">
                        <a14:shadowObscured xmlns:a14="http://schemas.microsoft.com/office/drawing/2010/main"/>
                      </a:ext>
                    </a:extLst>
                  </pic:spPr>
                </pic:pic>
              </a:graphicData>
            </a:graphic>
          </wp:inline>
        </w:drawing>
      </w:r>
    </w:p>
    <w:p w14:paraId="1443FD76" w14:textId="77777777" w:rsidR="00475DF4" w:rsidRPr="00DD566B" w:rsidRDefault="00475DF4" w:rsidP="00475DF4">
      <w:pPr>
        <w:jc w:val="both"/>
      </w:pPr>
    </w:p>
    <w:p w14:paraId="0F5F5C0E" w14:textId="0D141E13" w:rsidR="00475DF4" w:rsidRPr="00DD566B" w:rsidRDefault="00475DF4" w:rsidP="00475DF4">
      <w:pPr>
        <w:jc w:val="center"/>
      </w:pPr>
      <w:r w:rsidRPr="00DD566B">
        <w:rPr>
          <w:noProof/>
          <w:lang w:eastAsia="es-MX"/>
        </w:rPr>
        <w:drawing>
          <wp:inline distT="0" distB="0" distL="0" distR="0" wp14:anchorId="38A94F83" wp14:editId="3BA3B3D9">
            <wp:extent cx="4456386" cy="254651"/>
            <wp:effectExtent l="0" t="0" r="190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0112" r="73676" b="6382"/>
                    <a:stretch/>
                  </pic:blipFill>
                  <pic:spPr bwMode="auto">
                    <a:xfrm>
                      <a:off x="0" y="0"/>
                      <a:ext cx="4650110" cy="265721"/>
                    </a:xfrm>
                    <a:prstGeom prst="rect">
                      <a:avLst/>
                    </a:prstGeom>
                    <a:ln>
                      <a:noFill/>
                    </a:ln>
                    <a:extLst>
                      <a:ext uri="{53640926-AAD7-44D8-BBD7-CCE9431645EC}">
                        <a14:shadowObscured xmlns:a14="http://schemas.microsoft.com/office/drawing/2010/main"/>
                      </a:ext>
                    </a:extLst>
                  </pic:spPr>
                </pic:pic>
              </a:graphicData>
            </a:graphic>
          </wp:inline>
        </w:drawing>
      </w:r>
    </w:p>
    <w:p w14:paraId="585B43CD" w14:textId="77777777" w:rsidR="00475DF4" w:rsidRPr="00DD566B" w:rsidRDefault="00475DF4" w:rsidP="00475DF4">
      <w:pPr>
        <w:jc w:val="center"/>
      </w:pPr>
    </w:p>
    <w:p w14:paraId="4044EA96" w14:textId="74941C57" w:rsidR="00475DF4" w:rsidRPr="00DD566B" w:rsidRDefault="00475DF4" w:rsidP="00BD21EE">
      <w:pPr>
        <w:spacing w:after="0" w:line="240" w:lineRule="auto"/>
        <w:ind w:firstLine="709"/>
        <w:jc w:val="both"/>
      </w:pPr>
      <w:r w:rsidRPr="00DD566B">
        <w:t xml:space="preserve">Finalmente cuando se necesite dejar de ejecutar la herramienta solo basta con apretar la secuencia de botones CTRL + C y mostrará </w:t>
      </w:r>
      <w:r w:rsidR="00F940C6" w:rsidRPr="00DD566B">
        <w:t xml:space="preserve">un mensaje </w:t>
      </w:r>
      <w:r w:rsidRPr="00DD566B">
        <w:t xml:space="preserve"> similar </w:t>
      </w:r>
      <w:r w:rsidR="00F940C6" w:rsidRPr="00DD566B">
        <w:t xml:space="preserve">como el de la </w:t>
      </w:r>
      <w:r w:rsidRPr="00DD566B">
        <w:t>siguiente imagen:</w:t>
      </w:r>
    </w:p>
    <w:p w14:paraId="2EE8518A" w14:textId="77777777" w:rsidR="00475DF4" w:rsidRPr="00DD566B" w:rsidRDefault="00475DF4" w:rsidP="00475DF4">
      <w:pPr>
        <w:jc w:val="both"/>
      </w:pPr>
    </w:p>
    <w:p w14:paraId="218CD4D4" w14:textId="6141BC6B" w:rsidR="00475DF4" w:rsidRPr="00DD566B" w:rsidRDefault="00475DF4" w:rsidP="00475DF4">
      <w:pPr>
        <w:jc w:val="center"/>
      </w:pPr>
      <w:r w:rsidRPr="00DD566B">
        <w:rPr>
          <w:noProof/>
          <w:lang w:eastAsia="es-MX"/>
        </w:rPr>
        <w:drawing>
          <wp:inline distT="0" distB="0" distL="0" distR="0" wp14:anchorId="33FE1430" wp14:editId="3559453D">
            <wp:extent cx="5895975" cy="1283117"/>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4483" cy="1289321"/>
                    </a:xfrm>
                    <a:prstGeom prst="rect">
                      <a:avLst/>
                    </a:prstGeom>
                  </pic:spPr>
                </pic:pic>
              </a:graphicData>
            </a:graphic>
          </wp:inline>
        </w:drawing>
      </w:r>
    </w:p>
    <w:p w14:paraId="15177279" w14:textId="77777777" w:rsidR="00BD21EE" w:rsidRDefault="00BD21EE">
      <w:bookmarkStart w:id="286" w:name="_Toc465688259"/>
      <w:r>
        <w:br w:type="page"/>
      </w:r>
    </w:p>
    <w:p w14:paraId="125FD0DB" w14:textId="17C90026" w:rsidR="00475DF4" w:rsidRPr="00DD566B" w:rsidRDefault="005537C6" w:rsidP="00DD566B">
      <w:pPr>
        <w:pStyle w:val="Ttulo1"/>
        <w:numPr>
          <w:ilvl w:val="0"/>
          <w:numId w:val="52"/>
        </w:numPr>
        <w:pBdr>
          <w:bottom w:val="single" w:sz="4" w:space="1" w:color="auto"/>
        </w:pBdr>
        <w:jc w:val="center"/>
        <w:rPr>
          <w:rFonts w:asciiTheme="minorHAnsi" w:hAnsiTheme="minorHAnsi"/>
          <w:b/>
          <w:color w:val="auto"/>
          <w:sz w:val="28"/>
        </w:rPr>
      </w:pPr>
      <w:r w:rsidRPr="00DD566B">
        <w:rPr>
          <w:rFonts w:asciiTheme="minorHAnsi" w:hAnsiTheme="minorHAnsi"/>
          <w:b/>
          <w:color w:val="auto"/>
          <w:sz w:val="28"/>
        </w:rPr>
        <w:lastRenderedPageBreak/>
        <w:t xml:space="preserve"> </w:t>
      </w:r>
      <w:bookmarkStart w:id="287" w:name="_Toc466500343"/>
      <w:r w:rsidR="00475DF4" w:rsidRPr="00DD566B">
        <w:rPr>
          <w:rFonts w:asciiTheme="minorHAnsi" w:hAnsiTheme="minorHAnsi"/>
          <w:b/>
          <w:color w:val="auto"/>
          <w:sz w:val="28"/>
        </w:rPr>
        <w:t>Mejoras a futuro</w:t>
      </w:r>
      <w:bookmarkEnd w:id="286"/>
      <w:bookmarkEnd w:id="287"/>
    </w:p>
    <w:p w14:paraId="00DC1DE1" w14:textId="77777777" w:rsidR="00475DF4" w:rsidRPr="00DD566B" w:rsidRDefault="00475DF4" w:rsidP="00475DF4"/>
    <w:p w14:paraId="1772FCAF" w14:textId="77777777" w:rsidR="00475DF4" w:rsidRPr="00DD566B" w:rsidRDefault="00475DF4" w:rsidP="00BD21EE">
      <w:pPr>
        <w:pStyle w:val="Prrafodelista"/>
        <w:numPr>
          <w:ilvl w:val="0"/>
          <w:numId w:val="27"/>
        </w:numPr>
        <w:spacing w:after="0" w:line="240" w:lineRule="auto"/>
        <w:ind w:hanging="357"/>
      </w:pPr>
      <w:r w:rsidRPr="00DD566B">
        <w:t>Compatibilidad con servidores IIS.</w:t>
      </w:r>
    </w:p>
    <w:p w14:paraId="3154850A" w14:textId="77777777" w:rsidR="00475DF4" w:rsidRPr="00DD566B" w:rsidRDefault="00475DF4" w:rsidP="00BD21EE">
      <w:pPr>
        <w:pStyle w:val="Prrafodelista"/>
        <w:numPr>
          <w:ilvl w:val="0"/>
          <w:numId w:val="27"/>
        </w:numPr>
        <w:spacing w:after="0" w:line="240" w:lineRule="auto"/>
        <w:ind w:hanging="357"/>
      </w:pPr>
      <w:r w:rsidRPr="00DD566B">
        <w:t>Compatibilidad con servidores SQL.</w:t>
      </w:r>
    </w:p>
    <w:p w14:paraId="38CFA3C8" w14:textId="64F8AE18" w:rsidR="004D685B" w:rsidRPr="00DD566B" w:rsidRDefault="004D685B" w:rsidP="00BD21EE">
      <w:pPr>
        <w:pStyle w:val="Prrafodelista"/>
        <w:numPr>
          <w:ilvl w:val="0"/>
          <w:numId w:val="27"/>
        </w:numPr>
        <w:spacing w:after="0" w:line="240" w:lineRule="auto"/>
        <w:ind w:hanging="357"/>
      </w:pPr>
      <w:r w:rsidRPr="00DD566B">
        <w:t>Capacidad de determinar el tipo de ataque efectuado sobre los servidores, ejemplos.</w:t>
      </w:r>
    </w:p>
    <w:p w14:paraId="52F3889D" w14:textId="2C743BB4" w:rsidR="004D685B" w:rsidRPr="00DD566B" w:rsidRDefault="004D685B" w:rsidP="00BD21EE">
      <w:pPr>
        <w:pStyle w:val="Prrafodelista"/>
        <w:numPr>
          <w:ilvl w:val="1"/>
          <w:numId w:val="27"/>
        </w:numPr>
        <w:spacing w:after="0" w:line="240" w:lineRule="auto"/>
        <w:ind w:hanging="357"/>
      </w:pPr>
      <w:r w:rsidRPr="00DD566B">
        <w:t>SQL blind, Union, TimeBased, ErroBased, etc.</w:t>
      </w:r>
    </w:p>
    <w:p w14:paraId="66594A00" w14:textId="608895E8" w:rsidR="004D685B" w:rsidRPr="00DD566B" w:rsidRDefault="004D685B" w:rsidP="00BD21EE">
      <w:pPr>
        <w:pStyle w:val="Prrafodelista"/>
        <w:numPr>
          <w:ilvl w:val="1"/>
          <w:numId w:val="27"/>
        </w:numPr>
        <w:spacing w:after="0" w:line="240" w:lineRule="auto"/>
        <w:ind w:hanging="357"/>
      </w:pPr>
      <w:r w:rsidRPr="00DD566B">
        <w:t>Cross Site Scripting: reflejado, almacenado, DOM based, etc.</w:t>
      </w:r>
    </w:p>
    <w:p w14:paraId="1280B035" w14:textId="1EB09F13" w:rsidR="00475DF4" w:rsidRPr="00DD566B" w:rsidRDefault="00475DF4" w:rsidP="00BD21EE">
      <w:pPr>
        <w:pStyle w:val="Prrafodelista"/>
        <w:numPr>
          <w:ilvl w:val="0"/>
          <w:numId w:val="27"/>
        </w:numPr>
        <w:spacing w:after="0" w:line="240" w:lineRule="auto"/>
        <w:ind w:hanging="357"/>
      </w:pPr>
      <w:r w:rsidRPr="00DD566B">
        <w:t>Compatibilidad con diversos formatos de</w:t>
      </w:r>
      <w:del w:id="288" w:author="g g" w:date="2016-11-04T22:55:00Z">
        <w:r w:rsidRPr="00DD566B" w:rsidDel="0050741E">
          <w:delText xml:space="preserve"> </w:delText>
        </w:r>
      </w:del>
      <w:ins w:id="289" w:author="g g" w:date="2016-11-04T22:55:00Z">
        <w:r w:rsidR="0050741E" w:rsidRPr="00DD566B">
          <w:t xml:space="preserve"> las bitácoras</w:t>
        </w:r>
        <w:r w:rsidR="0050741E" w:rsidRPr="00DD566B" w:rsidDel="0050741E">
          <w:t xml:space="preserve"> </w:t>
        </w:r>
      </w:ins>
      <w:del w:id="290" w:author="g g" w:date="2016-11-04T22:55:00Z">
        <w:r w:rsidRPr="00DD566B" w:rsidDel="0050741E">
          <w:delText>los archivos log</w:delText>
        </w:r>
      </w:del>
      <w:r w:rsidRPr="00DD566B">
        <w:t>.</w:t>
      </w:r>
    </w:p>
    <w:p w14:paraId="6DF49BBC" w14:textId="77777777" w:rsidR="00475DF4" w:rsidRPr="00DD566B" w:rsidRDefault="00475DF4" w:rsidP="00BD21EE">
      <w:pPr>
        <w:pStyle w:val="Prrafodelista"/>
        <w:numPr>
          <w:ilvl w:val="0"/>
          <w:numId w:val="27"/>
        </w:numPr>
        <w:spacing w:after="0" w:line="240" w:lineRule="auto"/>
        <w:ind w:hanging="357"/>
      </w:pPr>
      <w:r w:rsidRPr="00DD566B">
        <w:t>Incluir detección de XSS permanente.</w:t>
      </w:r>
    </w:p>
    <w:p w14:paraId="5C075F83" w14:textId="77777777" w:rsidR="00475DF4" w:rsidRPr="00DD566B" w:rsidRDefault="00475DF4" w:rsidP="00BD21EE">
      <w:pPr>
        <w:pStyle w:val="Prrafodelista"/>
        <w:numPr>
          <w:ilvl w:val="0"/>
          <w:numId w:val="27"/>
        </w:numPr>
        <w:spacing w:after="0" w:line="240" w:lineRule="auto"/>
        <w:ind w:hanging="357"/>
      </w:pPr>
      <w:r w:rsidRPr="00DD566B">
        <w:t>Anexar la detección de ataques de tipo Remote File Inclusion.</w:t>
      </w:r>
    </w:p>
    <w:p w14:paraId="21E80F84" w14:textId="77777777" w:rsidR="00475DF4" w:rsidRPr="00DD566B" w:rsidRDefault="00475DF4" w:rsidP="00BD21EE">
      <w:pPr>
        <w:pStyle w:val="Prrafodelista"/>
        <w:numPr>
          <w:ilvl w:val="0"/>
          <w:numId w:val="27"/>
        </w:numPr>
        <w:spacing w:after="0" w:line="240" w:lineRule="auto"/>
        <w:ind w:hanging="357"/>
      </w:pPr>
      <w:r w:rsidRPr="00DD566B">
        <w:t>Mejorar la clasificación de las alertas detectadas por ModSecurity.</w:t>
      </w:r>
    </w:p>
    <w:p w14:paraId="3D08576B" w14:textId="77777777" w:rsidR="009E4542" w:rsidRPr="00DD566B" w:rsidRDefault="004D685B" w:rsidP="00BD21EE">
      <w:pPr>
        <w:pStyle w:val="Prrafodelista"/>
        <w:numPr>
          <w:ilvl w:val="0"/>
          <w:numId w:val="27"/>
        </w:numPr>
        <w:spacing w:after="0" w:line="240" w:lineRule="auto"/>
        <w:ind w:hanging="357"/>
      </w:pPr>
      <w:r w:rsidRPr="00DD566B">
        <w:t>Verificar de manera periódica</w:t>
      </w:r>
      <w:r w:rsidR="00F940C6" w:rsidRPr="00DD566B">
        <w:t xml:space="preserve"> que la hora y fecha estén sincronizados en todos los servidores.</w:t>
      </w:r>
    </w:p>
    <w:p w14:paraId="5EA7F625" w14:textId="0001DF37" w:rsidR="00475DF4" w:rsidRPr="00DD566B" w:rsidRDefault="004D685B" w:rsidP="00BD21EE">
      <w:pPr>
        <w:pStyle w:val="Prrafodelista"/>
        <w:numPr>
          <w:ilvl w:val="0"/>
          <w:numId w:val="27"/>
        </w:numPr>
        <w:spacing w:after="0" w:line="240" w:lineRule="auto"/>
        <w:ind w:hanging="357"/>
      </w:pPr>
      <w:r w:rsidRPr="00DD566B">
        <w:t>Capacidad de detectar ataques en la red interna ( correlación exacta de eventos en</w:t>
      </w:r>
      <w:r w:rsidR="00EB1688" w:rsidRPr="00DD566B">
        <w:t>tre las bitácoras del servidor Web y el servidor WAF</w:t>
      </w:r>
      <w:r w:rsidRPr="00DD566B">
        <w:t>)</w:t>
      </w:r>
    </w:p>
    <w:p w14:paraId="03A31002" w14:textId="77777777" w:rsidR="00AF4E57" w:rsidRPr="00DD566B" w:rsidRDefault="00AF4E57" w:rsidP="004D685B">
      <w:pPr>
        <w:jc w:val="center"/>
      </w:pPr>
    </w:p>
    <w:p w14:paraId="5F1DA09A" w14:textId="77777777" w:rsidR="0055437D" w:rsidRPr="00DD566B" w:rsidRDefault="00B874DB" w:rsidP="0055437D">
      <w:pPr>
        <w:outlineLvl w:val="0"/>
      </w:pPr>
      <w:r w:rsidRPr="00DD566B">
        <w:br w:type="page"/>
      </w:r>
    </w:p>
    <w:p w14:paraId="26E580F9" w14:textId="67D77BCF" w:rsidR="00DB5D7C" w:rsidRDefault="005537C6" w:rsidP="00DD566B">
      <w:pPr>
        <w:pStyle w:val="Ttulo1"/>
        <w:numPr>
          <w:ilvl w:val="0"/>
          <w:numId w:val="52"/>
        </w:numPr>
        <w:pBdr>
          <w:bottom w:val="single" w:sz="4" w:space="1" w:color="auto"/>
        </w:pBdr>
        <w:jc w:val="center"/>
        <w:rPr>
          <w:rFonts w:asciiTheme="minorHAnsi" w:hAnsiTheme="minorHAnsi"/>
          <w:b/>
          <w:color w:val="auto"/>
          <w:sz w:val="28"/>
        </w:rPr>
      </w:pPr>
      <w:r w:rsidRPr="00DD566B">
        <w:rPr>
          <w:rFonts w:asciiTheme="minorHAnsi" w:hAnsiTheme="minorHAnsi"/>
          <w:b/>
          <w:color w:val="auto"/>
          <w:sz w:val="28"/>
        </w:rPr>
        <w:lastRenderedPageBreak/>
        <w:t xml:space="preserve"> </w:t>
      </w:r>
      <w:bookmarkStart w:id="291" w:name="_Toc466500344"/>
      <w:r w:rsidR="0055437D" w:rsidRPr="00DD566B">
        <w:rPr>
          <w:rFonts w:asciiTheme="minorHAnsi" w:hAnsiTheme="minorHAnsi"/>
          <w:b/>
          <w:color w:val="auto"/>
          <w:sz w:val="28"/>
        </w:rPr>
        <w:t>Anexo A</w:t>
      </w:r>
      <w:bookmarkEnd w:id="291"/>
    </w:p>
    <w:p w14:paraId="7DAF32CF" w14:textId="3ACB1643" w:rsidR="006A6290" w:rsidRPr="006A6290" w:rsidRDefault="006A6290" w:rsidP="006A6290"/>
    <w:p w14:paraId="3ED00C60" w14:textId="77777777" w:rsidR="00DB5D7C" w:rsidRPr="00DD566B" w:rsidRDefault="00DB5D7C" w:rsidP="00DB5D7C"/>
    <w:p w14:paraId="4E7785FB" w14:textId="649C3FE6" w:rsidR="00DB5D7C" w:rsidRDefault="0089172F" w:rsidP="00BD21EE">
      <w:pPr>
        <w:spacing w:after="0" w:line="240" w:lineRule="auto"/>
        <w:ind w:firstLine="709"/>
      </w:pPr>
      <w:r w:rsidRPr="00DD566B">
        <w:t>A continuación se muestra las listas negras que se usan, las cuales pueden ser modificadas  con cualquier editor de texto.</w:t>
      </w:r>
    </w:p>
    <w:p w14:paraId="07554976" w14:textId="77777777" w:rsidR="00BD21EE" w:rsidRDefault="00BD21EE" w:rsidP="00BD21EE">
      <w:pPr>
        <w:spacing w:after="0" w:line="240" w:lineRule="auto"/>
        <w:ind w:firstLine="709"/>
      </w:pPr>
    </w:p>
    <w:p w14:paraId="6CD49BE3" w14:textId="3100EC26" w:rsidR="00F940C6" w:rsidRPr="006A6290" w:rsidRDefault="00DB5D7C" w:rsidP="006A6290">
      <w:pPr>
        <w:pStyle w:val="Prrafodelista"/>
        <w:numPr>
          <w:ilvl w:val="1"/>
          <w:numId w:val="52"/>
        </w:numPr>
        <w:jc w:val="center"/>
        <w:outlineLvl w:val="1"/>
        <w:rPr>
          <w:b/>
          <w:sz w:val="24"/>
        </w:rPr>
      </w:pPr>
      <w:bookmarkStart w:id="292" w:name="_Toc466500345"/>
      <w:r w:rsidRPr="006A6290">
        <w:rPr>
          <w:b/>
          <w:sz w:val="24"/>
          <w:szCs w:val="24"/>
        </w:rPr>
        <w:t xml:space="preserve">Lista negra para </w:t>
      </w:r>
      <w:r w:rsidR="00950627" w:rsidRPr="006A6290">
        <w:rPr>
          <w:b/>
          <w:sz w:val="24"/>
          <w:szCs w:val="24"/>
        </w:rPr>
        <w:t>detección de herramientas</w:t>
      </w:r>
      <w:bookmarkEnd w:id="292"/>
    </w:p>
    <w:p w14:paraId="4BE458CC" w14:textId="77777777" w:rsidR="00F940C6" w:rsidRPr="00DD566B" w:rsidRDefault="00F940C6" w:rsidP="00950627">
      <w:pPr>
        <w:pStyle w:val="Prrafodelista"/>
        <w:ind w:left="792"/>
        <w:rPr>
          <w:b/>
        </w:rPr>
      </w:pPr>
    </w:p>
    <w:p w14:paraId="336D35D9" w14:textId="35FE4302" w:rsidR="00F940C6" w:rsidRPr="00DD566B" w:rsidRDefault="00F940C6" w:rsidP="00BD21EE">
      <w:pPr>
        <w:spacing w:after="0" w:line="240" w:lineRule="auto"/>
        <w:ind w:firstLine="709"/>
      </w:pPr>
      <w:r w:rsidRPr="00DD566B">
        <w:t xml:space="preserve">La siguiente lista se encuentra en un archivo llamado herramientas.txt en el directorio listas, </w:t>
      </w:r>
      <w:r w:rsidR="0089172F" w:rsidRPr="00DD566B">
        <w:t>una vez instalada la herramienta  se tendrán las siguientes palabras</w:t>
      </w:r>
      <w:r w:rsidRPr="00DD566B">
        <w:t>:</w:t>
      </w:r>
    </w:p>
    <w:p w14:paraId="57755901" w14:textId="73968D2F" w:rsidR="00F940C6" w:rsidRPr="00DD566B" w:rsidRDefault="00F940C6" w:rsidP="0089172F">
      <w:pPr>
        <w:pStyle w:val="Prrafodelista"/>
        <w:tabs>
          <w:tab w:val="left" w:pos="4305"/>
        </w:tabs>
        <w:ind w:left="792"/>
      </w:pPr>
    </w:p>
    <w:p w14:paraId="0DBC23B1" w14:textId="77777777" w:rsidR="00950627" w:rsidRPr="00DD566B" w:rsidRDefault="00950627" w:rsidP="00BD21EE">
      <w:pPr>
        <w:pStyle w:val="Prrafodelista"/>
        <w:numPr>
          <w:ilvl w:val="0"/>
          <w:numId w:val="44"/>
        </w:numPr>
        <w:spacing w:after="0" w:line="240" w:lineRule="auto"/>
        <w:ind w:left="709" w:hanging="357"/>
      </w:pPr>
      <w:r w:rsidRPr="00DD566B">
        <w:t>Acunetix</w:t>
      </w:r>
    </w:p>
    <w:p w14:paraId="05B1E607" w14:textId="77777777" w:rsidR="00950627" w:rsidRPr="00DD566B" w:rsidRDefault="00950627" w:rsidP="00BD21EE">
      <w:pPr>
        <w:pStyle w:val="Prrafodelista"/>
        <w:numPr>
          <w:ilvl w:val="0"/>
          <w:numId w:val="44"/>
        </w:numPr>
        <w:spacing w:after="0" w:line="240" w:lineRule="auto"/>
        <w:ind w:left="709" w:hanging="357"/>
      </w:pPr>
      <w:r w:rsidRPr="00DD566B">
        <w:t>Nikto</w:t>
      </w:r>
    </w:p>
    <w:p w14:paraId="14D25687" w14:textId="77777777" w:rsidR="00950627" w:rsidRPr="00DD566B" w:rsidRDefault="00950627" w:rsidP="00BD21EE">
      <w:pPr>
        <w:pStyle w:val="Prrafodelista"/>
        <w:numPr>
          <w:ilvl w:val="0"/>
          <w:numId w:val="44"/>
        </w:numPr>
        <w:spacing w:after="0" w:line="240" w:lineRule="auto"/>
        <w:ind w:left="709" w:hanging="357"/>
      </w:pPr>
      <w:r w:rsidRPr="00DD566B">
        <w:t>sqlmap</w:t>
      </w:r>
    </w:p>
    <w:p w14:paraId="644E28CF" w14:textId="77777777" w:rsidR="00950627" w:rsidRPr="00DD566B" w:rsidRDefault="00950627" w:rsidP="00BD21EE">
      <w:pPr>
        <w:pStyle w:val="Prrafodelista"/>
        <w:numPr>
          <w:ilvl w:val="0"/>
          <w:numId w:val="44"/>
        </w:numPr>
        <w:spacing w:after="0" w:line="240" w:lineRule="auto"/>
        <w:ind w:left="709" w:hanging="357"/>
      </w:pPr>
      <w:r w:rsidRPr="00DD566B">
        <w:t>Nessus</w:t>
      </w:r>
    </w:p>
    <w:p w14:paraId="25807264" w14:textId="77777777" w:rsidR="00950627" w:rsidRPr="00DD566B" w:rsidRDefault="00950627" w:rsidP="00BD21EE">
      <w:pPr>
        <w:pStyle w:val="Prrafodelista"/>
        <w:numPr>
          <w:ilvl w:val="0"/>
          <w:numId w:val="44"/>
        </w:numPr>
        <w:spacing w:after="0" w:line="240" w:lineRule="auto"/>
        <w:ind w:left="709" w:hanging="357"/>
      </w:pPr>
      <w:r w:rsidRPr="00DD566B">
        <w:t>Vega</w:t>
      </w:r>
    </w:p>
    <w:p w14:paraId="4BB138C0" w14:textId="77777777" w:rsidR="00950627" w:rsidRPr="00DD566B" w:rsidRDefault="00950627" w:rsidP="00BD21EE">
      <w:pPr>
        <w:pStyle w:val="Prrafodelista"/>
        <w:numPr>
          <w:ilvl w:val="0"/>
          <w:numId w:val="44"/>
        </w:numPr>
        <w:spacing w:after="0" w:line="240" w:lineRule="auto"/>
        <w:ind w:left="709" w:hanging="357"/>
      </w:pPr>
      <w:r w:rsidRPr="00DD566B">
        <w:t>Zed Attack Proxy</w:t>
      </w:r>
    </w:p>
    <w:p w14:paraId="68DAF018" w14:textId="77777777" w:rsidR="00950627" w:rsidRPr="00DD566B" w:rsidRDefault="00950627" w:rsidP="00BD21EE">
      <w:pPr>
        <w:pStyle w:val="Prrafodelista"/>
        <w:numPr>
          <w:ilvl w:val="0"/>
          <w:numId w:val="44"/>
        </w:numPr>
        <w:spacing w:after="0" w:line="240" w:lineRule="auto"/>
        <w:ind w:left="709" w:hanging="357"/>
      </w:pPr>
      <w:r w:rsidRPr="00DD566B">
        <w:t>OpenVAS</w:t>
      </w:r>
    </w:p>
    <w:p w14:paraId="3239BA76" w14:textId="77777777" w:rsidR="00950627" w:rsidRPr="00DD566B" w:rsidRDefault="00950627" w:rsidP="00BD21EE">
      <w:pPr>
        <w:pStyle w:val="Prrafodelista"/>
        <w:numPr>
          <w:ilvl w:val="0"/>
          <w:numId w:val="44"/>
        </w:numPr>
        <w:spacing w:after="0" w:line="240" w:lineRule="auto"/>
        <w:ind w:left="709" w:hanging="357"/>
      </w:pPr>
      <w:r w:rsidRPr="00DD566B">
        <w:t>Burp</w:t>
      </w:r>
    </w:p>
    <w:p w14:paraId="6BB3105D" w14:textId="77777777" w:rsidR="00950627" w:rsidRPr="00DD566B" w:rsidRDefault="00950627" w:rsidP="00BD21EE">
      <w:pPr>
        <w:pStyle w:val="Prrafodelista"/>
        <w:numPr>
          <w:ilvl w:val="0"/>
          <w:numId w:val="44"/>
        </w:numPr>
        <w:spacing w:after="0" w:line="240" w:lineRule="auto"/>
        <w:ind w:left="709" w:hanging="357"/>
      </w:pPr>
      <w:r w:rsidRPr="00DD566B">
        <w:t>wget</w:t>
      </w:r>
    </w:p>
    <w:p w14:paraId="4F87B546" w14:textId="77777777" w:rsidR="00950627" w:rsidRPr="00DD566B" w:rsidRDefault="00950627" w:rsidP="00BD21EE">
      <w:pPr>
        <w:pStyle w:val="Prrafodelista"/>
        <w:numPr>
          <w:ilvl w:val="0"/>
          <w:numId w:val="44"/>
        </w:numPr>
        <w:spacing w:after="0" w:line="240" w:lineRule="auto"/>
        <w:ind w:left="709" w:hanging="357"/>
      </w:pPr>
      <w:r w:rsidRPr="00DD566B">
        <w:t>curl</w:t>
      </w:r>
    </w:p>
    <w:p w14:paraId="24421114" w14:textId="77777777" w:rsidR="00950627" w:rsidRPr="00DD566B" w:rsidRDefault="00950627" w:rsidP="00BD21EE">
      <w:pPr>
        <w:pStyle w:val="Prrafodelista"/>
        <w:numPr>
          <w:ilvl w:val="0"/>
          <w:numId w:val="44"/>
        </w:numPr>
        <w:spacing w:after="0" w:line="240" w:lineRule="auto"/>
        <w:ind w:left="709" w:hanging="357"/>
      </w:pPr>
      <w:r w:rsidRPr="00DD566B">
        <w:t>Skipfish</w:t>
      </w:r>
    </w:p>
    <w:p w14:paraId="1595ED28" w14:textId="77777777" w:rsidR="00950627" w:rsidRPr="00DD566B" w:rsidRDefault="00950627" w:rsidP="00BD21EE">
      <w:pPr>
        <w:pStyle w:val="Prrafodelista"/>
        <w:numPr>
          <w:ilvl w:val="0"/>
          <w:numId w:val="44"/>
        </w:numPr>
        <w:spacing w:after="0" w:line="240" w:lineRule="auto"/>
        <w:ind w:left="709" w:hanging="357"/>
      </w:pPr>
      <w:r w:rsidRPr="00DD566B">
        <w:t>AppScan</w:t>
      </w:r>
    </w:p>
    <w:p w14:paraId="67D4DED7" w14:textId="33B7D68C" w:rsidR="00950627" w:rsidRPr="00DD566B" w:rsidRDefault="00950627" w:rsidP="00BD21EE">
      <w:pPr>
        <w:pStyle w:val="Prrafodelista"/>
        <w:numPr>
          <w:ilvl w:val="0"/>
          <w:numId w:val="44"/>
        </w:numPr>
        <w:spacing w:after="0" w:line="240" w:lineRule="auto"/>
        <w:ind w:left="709" w:hanging="357"/>
      </w:pPr>
      <w:r w:rsidRPr="00DD566B">
        <w:t>Wikto</w:t>
      </w:r>
    </w:p>
    <w:p w14:paraId="279712F0" w14:textId="77777777" w:rsidR="00F940C6" w:rsidRPr="00DD566B" w:rsidRDefault="00F940C6" w:rsidP="00F940C6">
      <w:pPr>
        <w:pStyle w:val="Prrafodelista"/>
        <w:ind w:left="709"/>
      </w:pPr>
    </w:p>
    <w:p w14:paraId="69BE4CB7" w14:textId="4491E5EB" w:rsidR="00F940C6" w:rsidRPr="00DD566B" w:rsidRDefault="00F940C6">
      <w:r w:rsidRPr="00DD566B">
        <w:br w:type="page"/>
      </w:r>
    </w:p>
    <w:p w14:paraId="6A1A1402" w14:textId="5F311535" w:rsidR="00950627" w:rsidRPr="006A6290" w:rsidRDefault="00666EBD" w:rsidP="002A3D3D">
      <w:pPr>
        <w:pStyle w:val="Prrafodelista"/>
        <w:numPr>
          <w:ilvl w:val="1"/>
          <w:numId w:val="52"/>
        </w:numPr>
        <w:jc w:val="center"/>
        <w:outlineLvl w:val="1"/>
        <w:rPr>
          <w:b/>
          <w:sz w:val="24"/>
        </w:rPr>
      </w:pPr>
      <w:bookmarkStart w:id="293" w:name="_Toc466500346"/>
      <w:r w:rsidRPr="006A6290">
        <w:rPr>
          <w:b/>
          <w:sz w:val="24"/>
        </w:rPr>
        <w:lastRenderedPageBreak/>
        <w:t>Lista negra para SQL I</w:t>
      </w:r>
      <w:r w:rsidR="00950627" w:rsidRPr="006A6290">
        <w:rPr>
          <w:b/>
          <w:sz w:val="24"/>
        </w:rPr>
        <w:t>njection</w:t>
      </w:r>
      <w:bookmarkEnd w:id="293"/>
    </w:p>
    <w:p w14:paraId="1D908C8C" w14:textId="77777777" w:rsidR="00950627" w:rsidRPr="00DD566B" w:rsidRDefault="00950627" w:rsidP="00950627">
      <w:pPr>
        <w:pStyle w:val="Prrafodelista"/>
        <w:ind w:left="792"/>
      </w:pPr>
    </w:p>
    <w:p w14:paraId="314694C4" w14:textId="122F775C" w:rsidR="00F940C6" w:rsidRPr="00DD566B" w:rsidRDefault="00F940C6" w:rsidP="00BD21EE">
      <w:pPr>
        <w:spacing w:after="0" w:line="240" w:lineRule="auto"/>
        <w:ind w:firstLine="709"/>
      </w:pPr>
      <w:r w:rsidRPr="00DD566B">
        <w:t xml:space="preserve">La siguiente lista se encuentra en el  script </w:t>
      </w:r>
      <w:r w:rsidRPr="00DD566B">
        <w:rPr>
          <w:i/>
        </w:rPr>
        <w:t>analizador.pl</w:t>
      </w:r>
      <w:r w:rsidRPr="00DD566B">
        <w:t>:</w:t>
      </w:r>
    </w:p>
    <w:p w14:paraId="7A64FB80" w14:textId="77777777" w:rsidR="00DB5D7C" w:rsidRPr="00DD566B" w:rsidRDefault="00DB5D7C" w:rsidP="00BD21EE">
      <w:pPr>
        <w:spacing w:after="0" w:line="240" w:lineRule="auto"/>
        <w:ind w:firstLine="709"/>
        <w:jc w:val="both"/>
      </w:pPr>
    </w:p>
    <w:p w14:paraId="56E98683" w14:textId="77777777" w:rsidR="00DB5D7C" w:rsidRPr="00DD566B" w:rsidRDefault="00DB5D7C" w:rsidP="00BD21EE">
      <w:pPr>
        <w:pStyle w:val="Prrafodelista"/>
        <w:numPr>
          <w:ilvl w:val="0"/>
          <w:numId w:val="40"/>
        </w:numPr>
        <w:spacing w:after="0" w:line="240" w:lineRule="auto"/>
        <w:ind w:left="1429" w:hanging="709"/>
        <w:jc w:val="both"/>
      </w:pPr>
      <w:r w:rsidRPr="00DD566B">
        <w:t>ALTER</w:t>
      </w:r>
    </w:p>
    <w:p w14:paraId="57DA2C33" w14:textId="77777777" w:rsidR="00DB5D7C" w:rsidRPr="00DD566B" w:rsidRDefault="00DB5D7C" w:rsidP="00BD21EE">
      <w:pPr>
        <w:pStyle w:val="Prrafodelista"/>
        <w:numPr>
          <w:ilvl w:val="0"/>
          <w:numId w:val="40"/>
        </w:numPr>
        <w:spacing w:after="0" w:line="240" w:lineRule="auto"/>
        <w:ind w:left="1429" w:hanging="709"/>
        <w:jc w:val="both"/>
      </w:pPr>
      <w:r w:rsidRPr="00DD566B">
        <w:t>CREATE</w:t>
      </w:r>
    </w:p>
    <w:p w14:paraId="67DE8DD8" w14:textId="77777777" w:rsidR="00DB5D7C" w:rsidRPr="00DD566B" w:rsidRDefault="00DB5D7C" w:rsidP="00BD21EE">
      <w:pPr>
        <w:pStyle w:val="Prrafodelista"/>
        <w:numPr>
          <w:ilvl w:val="0"/>
          <w:numId w:val="40"/>
        </w:numPr>
        <w:spacing w:after="0" w:line="240" w:lineRule="auto"/>
        <w:ind w:left="1429" w:hanging="709"/>
        <w:jc w:val="both"/>
      </w:pPr>
      <w:r w:rsidRPr="00DD566B">
        <w:t>DELETE</w:t>
      </w:r>
    </w:p>
    <w:p w14:paraId="5FF49832" w14:textId="77777777" w:rsidR="00DB5D7C" w:rsidRPr="00DD566B" w:rsidRDefault="00DB5D7C" w:rsidP="00BD21EE">
      <w:pPr>
        <w:pStyle w:val="Prrafodelista"/>
        <w:numPr>
          <w:ilvl w:val="0"/>
          <w:numId w:val="40"/>
        </w:numPr>
        <w:spacing w:after="0" w:line="240" w:lineRule="auto"/>
        <w:ind w:left="1429" w:hanging="709"/>
        <w:jc w:val="both"/>
      </w:pPr>
      <w:r w:rsidRPr="00DD566B">
        <w:t>DROP</w:t>
      </w:r>
    </w:p>
    <w:p w14:paraId="457F9240" w14:textId="77777777" w:rsidR="00DB5D7C" w:rsidRPr="00DD566B" w:rsidRDefault="00DB5D7C" w:rsidP="00BD21EE">
      <w:pPr>
        <w:pStyle w:val="Prrafodelista"/>
        <w:numPr>
          <w:ilvl w:val="0"/>
          <w:numId w:val="40"/>
        </w:numPr>
        <w:spacing w:after="0" w:line="240" w:lineRule="auto"/>
        <w:ind w:left="1429" w:hanging="709"/>
        <w:jc w:val="both"/>
      </w:pPr>
      <w:r w:rsidRPr="00DD566B">
        <w:t>EXEC</w:t>
      </w:r>
    </w:p>
    <w:p w14:paraId="4A1A8428" w14:textId="77777777" w:rsidR="00DB5D7C" w:rsidRPr="00DD566B" w:rsidRDefault="00DB5D7C" w:rsidP="00BD21EE">
      <w:pPr>
        <w:pStyle w:val="Prrafodelista"/>
        <w:numPr>
          <w:ilvl w:val="0"/>
          <w:numId w:val="40"/>
        </w:numPr>
        <w:spacing w:after="0" w:line="240" w:lineRule="auto"/>
        <w:ind w:left="1429" w:hanging="709"/>
        <w:jc w:val="both"/>
      </w:pPr>
      <w:r w:rsidRPr="00DD566B">
        <w:t>INSERT INTO</w:t>
      </w:r>
    </w:p>
    <w:p w14:paraId="764CC36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MERGE </w:t>
      </w:r>
    </w:p>
    <w:p w14:paraId="79F039B3"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SELECT </w:t>
      </w:r>
    </w:p>
    <w:p w14:paraId="0FE283BD"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UPDATE </w:t>
      </w:r>
    </w:p>
    <w:p w14:paraId="7FE498F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UNION </w:t>
      </w:r>
    </w:p>
    <w:p w14:paraId="7FCC20A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OR </w:t>
      </w:r>
    </w:p>
    <w:p w14:paraId="550C9AA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AND </w:t>
      </w:r>
    </w:p>
    <w:p w14:paraId="5F94D9BE" w14:textId="77777777" w:rsidR="00DB5D7C" w:rsidRPr="00DD566B" w:rsidRDefault="00DB5D7C" w:rsidP="00BD21EE">
      <w:pPr>
        <w:pStyle w:val="Prrafodelista"/>
        <w:numPr>
          <w:ilvl w:val="0"/>
          <w:numId w:val="40"/>
        </w:numPr>
        <w:spacing w:after="0" w:line="240" w:lineRule="auto"/>
        <w:ind w:left="1429" w:hanging="709"/>
        <w:jc w:val="both"/>
      </w:pPr>
      <w:r w:rsidRPr="00DD566B">
        <w:t>ORDER BY</w:t>
      </w:r>
    </w:p>
    <w:p w14:paraId="6C724442" w14:textId="77777777" w:rsidR="00DB5D7C" w:rsidRPr="00DD566B" w:rsidRDefault="00DB5D7C" w:rsidP="00BD21EE">
      <w:pPr>
        <w:pStyle w:val="Prrafodelista"/>
        <w:numPr>
          <w:ilvl w:val="0"/>
          <w:numId w:val="40"/>
        </w:numPr>
        <w:spacing w:after="0" w:line="240" w:lineRule="auto"/>
        <w:ind w:left="1429" w:hanging="709"/>
        <w:jc w:val="both"/>
      </w:pPr>
      <w:r w:rsidRPr="00DD566B">
        <w:t>WHERE</w:t>
      </w:r>
    </w:p>
    <w:p w14:paraId="76B189F1" w14:textId="77777777" w:rsidR="00DB5D7C" w:rsidRPr="00DD566B" w:rsidRDefault="00DB5D7C" w:rsidP="00BD21EE">
      <w:pPr>
        <w:pStyle w:val="Prrafodelista"/>
        <w:numPr>
          <w:ilvl w:val="0"/>
          <w:numId w:val="40"/>
        </w:numPr>
        <w:spacing w:after="0" w:line="240" w:lineRule="auto"/>
        <w:ind w:left="1429" w:hanging="709"/>
        <w:jc w:val="both"/>
      </w:pPr>
      <w:r w:rsidRPr="00DD566B">
        <w:t>HAVING</w:t>
      </w:r>
    </w:p>
    <w:p w14:paraId="0F114EA5" w14:textId="77777777" w:rsidR="00DB5D7C" w:rsidRPr="00DD566B" w:rsidRDefault="00DB5D7C" w:rsidP="00DB5D7C"/>
    <w:p w14:paraId="122DA4F9" w14:textId="020BD0BF" w:rsidR="00D32D07" w:rsidRPr="00DD566B" w:rsidRDefault="00D32D07">
      <w:r w:rsidRPr="00DD566B">
        <w:br w:type="page"/>
      </w:r>
    </w:p>
    <w:p w14:paraId="3CD71C13" w14:textId="7149259E" w:rsidR="00D32D07" w:rsidRPr="00DD566B" w:rsidRDefault="00D32D07" w:rsidP="006A6290">
      <w:pPr>
        <w:pStyle w:val="Prrafodelista"/>
        <w:numPr>
          <w:ilvl w:val="1"/>
          <w:numId w:val="52"/>
        </w:numPr>
        <w:jc w:val="center"/>
        <w:outlineLvl w:val="1"/>
        <w:rPr>
          <w:b/>
          <w:sz w:val="24"/>
        </w:rPr>
      </w:pPr>
      <w:bookmarkStart w:id="294" w:name="_Toc466500347"/>
      <w:r w:rsidRPr="00DD566B">
        <w:rPr>
          <w:b/>
          <w:sz w:val="24"/>
        </w:rPr>
        <w:lastRenderedPageBreak/>
        <w:t>Lista negra para Cross Site Scripting</w:t>
      </w:r>
      <w:bookmarkEnd w:id="294"/>
    </w:p>
    <w:p w14:paraId="3BC03D5F" w14:textId="77777777" w:rsidR="00D32D07" w:rsidRPr="00DD566B" w:rsidRDefault="00D32D07" w:rsidP="00D32D07">
      <w:pPr>
        <w:jc w:val="center"/>
        <w:rPr>
          <w:b/>
        </w:rPr>
      </w:pPr>
    </w:p>
    <w:p w14:paraId="59F227A7" w14:textId="77777777" w:rsidR="00D32D07" w:rsidRPr="00DD566B" w:rsidRDefault="00D32D07" w:rsidP="00D32D07">
      <w:pPr>
        <w:pStyle w:val="Prrafodelista"/>
        <w:numPr>
          <w:ilvl w:val="1"/>
          <w:numId w:val="42"/>
        </w:numPr>
        <w:ind w:left="709"/>
        <w:jc w:val="both"/>
      </w:pPr>
      <w:r w:rsidRPr="00DD566B">
        <w:t>script</w:t>
      </w:r>
    </w:p>
    <w:p w14:paraId="39E81613" w14:textId="77777777" w:rsidR="00D32D07" w:rsidRPr="00DD566B" w:rsidRDefault="00D32D07" w:rsidP="00D32D07">
      <w:pPr>
        <w:pStyle w:val="Prrafodelista"/>
        <w:numPr>
          <w:ilvl w:val="1"/>
          <w:numId w:val="42"/>
        </w:numPr>
        <w:ind w:left="709"/>
        <w:jc w:val="both"/>
      </w:pPr>
      <w:r w:rsidRPr="00DD566B">
        <w:t>src</w:t>
      </w:r>
    </w:p>
    <w:p w14:paraId="17A399AB" w14:textId="77777777" w:rsidR="00D32D07" w:rsidRPr="00DD566B" w:rsidRDefault="00D32D07" w:rsidP="00D32D07">
      <w:pPr>
        <w:pStyle w:val="Prrafodelista"/>
        <w:numPr>
          <w:ilvl w:val="1"/>
          <w:numId w:val="42"/>
        </w:numPr>
        <w:ind w:left="709"/>
        <w:jc w:val="both"/>
      </w:pPr>
      <w:r w:rsidRPr="00DD566B">
        <w:t>onerror</w:t>
      </w:r>
    </w:p>
    <w:p w14:paraId="7A4AE286" w14:textId="77777777" w:rsidR="00D32D07" w:rsidRPr="00DD566B" w:rsidRDefault="00D32D07" w:rsidP="00D32D07">
      <w:pPr>
        <w:pStyle w:val="Prrafodelista"/>
        <w:numPr>
          <w:ilvl w:val="1"/>
          <w:numId w:val="42"/>
        </w:numPr>
        <w:ind w:left="709"/>
        <w:jc w:val="both"/>
      </w:pPr>
      <w:r w:rsidRPr="00DD566B">
        <w:t>onclick</w:t>
      </w:r>
    </w:p>
    <w:p w14:paraId="25E131BB" w14:textId="77777777" w:rsidR="00D32D07" w:rsidRPr="00DD566B" w:rsidRDefault="00D32D07" w:rsidP="00D32D07">
      <w:pPr>
        <w:pStyle w:val="Prrafodelista"/>
        <w:numPr>
          <w:ilvl w:val="1"/>
          <w:numId w:val="42"/>
        </w:numPr>
        <w:ind w:left="709"/>
        <w:jc w:val="both"/>
      </w:pPr>
      <w:r w:rsidRPr="00DD566B">
        <w:t>onmouseover</w:t>
      </w:r>
    </w:p>
    <w:p w14:paraId="4B3DA0EF" w14:textId="77777777" w:rsidR="00D32D07" w:rsidRPr="00DD566B" w:rsidRDefault="00D32D07" w:rsidP="00D32D07">
      <w:pPr>
        <w:pStyle w:val="Prrafodelista"/>
        <w:numPr>
          <w:ilvl w:val="1"/>
          <w:numId w:val="42"/>
        </w:numPr>
        <w:ind w:left="709"/>
        <w:jc w:val="both"/>
      </w:pPr>
      <w:r w:rsidRPr="00DD566B">
        <w:t>iframe</w:t>
      </w:r>
    </w:p>
    <w:p w14:paraId="1653CE0A" w14:textId="77777777" w:rsidR="00D32D07" w:rsidRPr="00DD566B" w:rsidRDefault="00D32D07" w:rsidP="00D32D07">
      <w:pPr>
        <w:pStyle w:val="Prrafodelista"/>
        <w:numPr>
          <w:ilvl w:val="1"/>
          <w:numId w:val="42"/>
        </w:numPr>
        <w:ind w:left="709"/>
        <w:jc w:val="both"/>
      </w:pPr>
      <w:r w:rsidRPr="00DD566B">
        <w:t>eval</w:t>
      </w:r>
    </w:p>
    <w:p w14:paraId="2814079D" w14:textId="77777777" w:rsidR="00D32D07" w:rsidRPr="00DD566B" w:rsidRDefault="00D32D07" w:rsidP="00D32D07">
      <w:pPr>
        <w:pStyle w:val="Prrafodelista"/>
        <w:numPr>
          <w:ilvl w:val="1"/>
          <w:numId w:val="42"/>
        </w:numPr>
        <w:ind w:left="709"/>
        <w:jc w:val="both"/>
      </w:pPr>
      <w:r w:rsidRPr="00DD566B">
        <w:t>base64</w:t>
      </w:r>
    </w:p>
    <w:p w14:paraId="2374CB6F" w14:textId="77777777" w:rsidR="00D32D07" w:rsidRPr="00DD566B" w:rsidRDefault="00D32D07" w:rsidP="00D32D07">
      <w:pPr>
        <w:pStyle w:val="Prrafodelista"/>
        <w:numPr>
          <w:ilvl w:val="1"/>
          <w:numId w:val="42"/>
        </w:numPr>
        <w:ind w:left="709"/>
        <w:jc w:val="both"/>
      </w:pPr>
      <w:r w:rsidRPr="00DD566B">
        <w:t>fromCharCode</w:t>
      </w:r>
    </w:p>
    <w:p w14:paraId="52AD1A0B" w14:textId="77777777" w:rsidR="00D32D07" w:rsidRPr="00DD566B" w:rsidRDefault="00D32D07" w:rsidP="00D32D07">
      <w:pPr>
        <w:pStyle w:val="Prrafodelista"/>
        <w:numPr>
          <w:ilvl w:val="1"/>
          <w:numId w:val="42"/>
        </w:numPr>
        <w:ind w:left="709"/>
        <w:jc w:val="both"/>
      </w:pPr>
      <w:r w:rsidRPr="00DD566B">
        <w:t>svg</w:t>
      </w:r>
    </w:p>
    <w:p w14:paraId="55CD0517" w14:textId="77777777" w:rsidR="00D32D07" w:rsidRPr="00DD566B" w:rsidRDefault="00D32D07" w:rsidP="00D32D07">
      <w:pPr>
        <w:pStyle w:val="Prrafodelista"/>
        <w:numPr>
          <w:ilvl w:val="1"/>
          <w:numId w:val="42"/>
        </w:numPr>
        <w:ind w:left="709"/>
        <w:jc w:val="both"/>
      </w:pPr>
      <w:r w:rsidRPr="00DD566B">
        <w:t>&lt;!--</w:t>
      </w:r>
    </w:p>
    <w:p w14:paraId="35492F2E" w14:textId="77777777" w:rsidR="00D32D07" w:rsidRPr="00DD566B" w:rsidRDefault="00D32D07" w:rsidP="00D32D07">
      <w:pPr>
        <w:pStyle w:val="Prrafodelista"/>
        <w:numPr>
          <w:ilvl w:val="1"/>
          <w:numId w:val="42"/>
        </w:numPr>
        <w:ind w:left="709"/>
        <w:jc w:val="both"/>
      </w:pPr>
      <w:r w:rsidRPr="00DD566B">
        <w:t>--&gt;</w:t>
      </w:r>
    </w:p>
    <w:p w14:paraId="53A3B9CC" w14:textId="77777777" w:rsidR="00D32D07" w:rsidRPr="00DD566B" w:rsidRDefault="00D32D07" w:rsidP="00D32D07">
      <w:pPr>
        <w:pStyle w:val="Prrafodelista"/>
        <w:numPr>
          <w:ilvl w:val="1"/>
          <w:numId w:val="42"/>
        </w:numPr>
        <w:ind w:left="709"/>
        <w:jc w:val="both"/>
      </w:pPr>
      <w:r w:rsidRPr="00DD566B">
        <w:t>\/\/</w:t>
      </w:r>
    </w:p>
    <w:p w14:paraId="4B1BA8E4" w14:textId="77777777" w:rsidR="00D32D07" w:rsidRPr="00DD566B" w:rsidRDefault="00D32D07" w:rsidP="00D32D07">
      <w:pPr>
        <w:pStyle w:val="Prrafodelista"/>
        <w:numPr>
          <w:ilvl w:val="1"/>
          <w:numId w:val="42"/>
        </w:numPr>
        <w:ind w:left="709"/>
        <w:jc w:val="both"/>
      </w:pPr>
      <w:r w:rsidRPr="00DD566B">
        <w:t>\/\*</w:t>
      </w:r>
    </w:p>
    <w:p w14:paraId="7F2B0E3D" w14:textId="77777777" w:rsidR="00D32D07" w:rsidRPr="00DD566B" w:rsidRDefault="00D32D07" w:rsidP="00D32D07">
      <w:pPr>
        <w:pStyle w:val="Prrafodelista"/>
        <w:numPr>
          <w:ilvl w:val="1"/>
          <w:numId w:val="42"/>
        </w:numPr>
        <w:ind w:left="709"/>
        <w:jc w:val="both"/>
      </w:pPr>
      <w:r w:rsidRPr="00DD566B">
        <w:t>\*\/</w:t>
      </w:r>
    </w:p>
    <w:p w14:paraId="50655170" w14:textId="2BB59749" w:rsidR="00D32D07" w:rsidRPr="00DD566B" w:rsidRDefault="00D32D07" w:rsidP="00BD21EE">
      <w:pPr>
        <w:spacing w:after="0" w:line="240" w:lineRule="auto"/>
        <w:ind w:firstLine="709"/>
        <w:jc w:val="both"/>
      </w:pPr>
      <w:r w:rsidRPr="00DD566B">
        <w:t>Esta lista negra se encuentra en el directorio listas en el archivo XSS_blacklist.txt</w:t>
      </w:r>
      <w:r w:rsidR="002E5079" w:rsidRPr="00DD566B">
        <w:t>, cabe señalar que se pueden agregar más palabras teniendo en consideración que algunos caracteres se deben de escapar con el carácter \, esto es debido a que se puede interpretar en un contexto distinto, los caracteres que deben de escaparse son:</w:t>
      </w:r>
      <w:r w:rsidR="0004312D" w:rsidRPr="00DD566B">
        <w:t xml:space="preserve"> </w:t>
      </w:r>
    </w:p>
    <w:p w14:paraId="70799638" w14:textId="7E4A8165" w:rsidR="0004312D" w:rsidRPr="00DD566B" w:rsidRDefault="0004312D" w:rsidP="0004312D">
      <w:pPr>
        <w:pStyle w:val="Prrafodelista"/>
        <w:numPr>
          <w:ilvl w:val="0"/>
          <w:numId w:val="43"/>
        </w:numPr>
        <w:jc w:val="both"/>
      </w:pPr>
      <w:r w:rsidRPr="00DD566B">
        <w:t>*</w:t>
      </w:r>
    </w:p>
    <w:p w14:paraId="2116AF29" w14:textId="0B469952" w:rsidR="0004312D" w:rsidRPr="00DD566B" w:rsidRDefault="0004312D" w:rsidP="0004312D">
      <w:pPr>
        <w:pStyle w:val="Prrafodelista"/>
        <w:numPr>
          <w:ilvl w:val="0"/>
          <w:numId w:val="43"/>
        </w:numPr>
        <w:jc w:val="both"/>
      </w:pPr>
      <w:r w:rsidRPr="00DD566B">
        <w:t>.</w:t>
      </w:r>
    </w:p>
    <w:p w14:paraId="0B53072A" w14:textId="4C6086BE" w:rsidR="0004312D" w:rsidRPr="00DD566B" w:rsidRDefault="0004312D" w:rsidP="0004312D">
      <w:pPr>
        <w:pStyle w:val="Prrafodelista"/>
        <w:numPr>
          <w:ilvl w:val="0"/>
          <w:numId w:val="43"/>
        </w:numPr>
        <w:jc w:val="both"/>
      </w:pPr>
      <w:r w:rsidRPr="00DD566B">
        <w:t>[</w:t>
      </w:r>
    </w:p>
    <w:p w14:paraId="2E74A812" w14:textId="4E8461EF" w:rsidR="0004312D" w:rsidRPr="00DD566B" w:rsidRDefault="0004312D" w:rsidP="0004312D">
      <w:pPr>
        <w:pStyle w:val="Prrafodelista"/>
        <w:numPr>
          <w:ilvl w:val="0"/>
          <w:numId w:val="43"/>
        </w:numPr>
        <w:jc w:val="both"/>
      </w:pPr>
      <w:r w:rsidRPr="00DD566B">
        <w:t>]</w:t>
      </w:r>
    </w:p>
    <w:p w14:paraId="2E1DF673" w14:textId="75275BBB" w:rsidR="0004312D" w:rsidRPr="00DD566B" w:rsidRDefault="0004312D" w:rsidP="0004312D">
      <w:pPr>
        <w:pStyle w:val="Prrafodelista"/>
        <w:numPr>
          <w:ilvl w:val="0"/>
          <w:numId w:val="43"/>
        </w:numPr>
        <w:jc w:val="both"/>
      </w:pPr>
      <w:r w:rsidRPr="00DD566B">
        <w:t>{</w:t>
      </w:r>
    </w:p>
    <w:p w14:paraId="47ADE497" w14:textId="7B74B99B" w:rsidR="0004312D" w:rsidRPr="00DD566B" w:rsidRDefault="0004312D" w:rsidP="0004312D">
      <w:pPr>
        <w:pStyle w:val="Prrafodelista"/>
        <w:numPr>
          <w:ilvl w:val="0"/>
          <w:numId w:val="43"/>
        </w:numPr>
        <w:jc w:val="both"/>
      </w:pPr>
      <w:r w:rsidRPr="00DD566B">
        <w:t>}</w:t>
      </w:r>
    </w:p>
    <w:p w14:paraId="01F6FDD6" w14:textId="14892CAE" w:rsidR="0004312D" w:rsidRPr="00DD566B" w:rsidRDefault="0004312D" w:rsidP="0004312D">
      <w:pPr>
        <w:pStyle w:val="Prrafodelista"/>
        <w:numPr>
          <w:ilvl w:val="0"/>
          <w:numId w:val="43"/>
        </w:numPr>
        <w:jc w:val="both"/>
      </w:pPr>
      <w:r w:rsidRPr="00DD566B">
        <w:t>/</w:t>
      </w:r>
    </w:p>
    <w:p w14:paraId="6BBB8924" w14:textId="764603C6" w:rsidR="0004312D" w:rsidRPr="00DD566B" w:rsidRDefault="0004312D" w:rsidP="0004312D">
      <w:pPr>
        <w:pStyle w:val="Prrafodelista"/>
        <w:numPr>
          <w:ilvl w:val="0"/>
          <w:numId w:val="43"/>
        </w:numPr>
        <w:jc w:val="both"/>
      </w:pPr>
      <w:r w:rsidRPr="00DD566B">
        <w:t>^</w:t>
      </w:r>
    </w:p>
    <w:p w14:paraId="6D83D9C3" w14:textId="18BFC74F" w:rsidR="0004312D" w:rsidRPr="00DD566B" w:rsidRDefault="0004312D" w:rsidP="0004312D">
      <w:pPr>
        <w:pStyle w:val="Prrafodelista"/>
        <w:numPr>
          <w:ilvl w:val="0"/>
          <w:numId w:val="43"/>
        </w:numPr>
        <w:jc w:val="both"/>
      </w:pPr>
      <w:r w:rsidRPr="00DD566B">
        <w:t>$</w:t>
      </w:r>
    </w:p>
    <w:p w14:paraId="770BBF88" w14:textId="104DE1C4" w:rsidR="0004312D" w:rsidRPr="00DD566B" w:rsidRDefault="0004312D" w:rsidP="0004312D">
      <w:pPr>
        <w:pStyle w:val="Prrafodelista"/>
        <w:numPr>
          <w:ilvl w:val="0"/>
          <w:numId w:val="43"/>
        </w:numPr>
        <w:jc w:val="both"/>
      </w:pPr>
      <w:r w:rsidRPr="00DD566B">
        <w:t>?</w:t>
      </w:r>
    </w:p>
    <w:p w14:paraId="6AC9ABB4" w14:textId="55CCFEAB" w:rsidR="0004312D" w:rsidRPr="00DD566B" w:rsidRDefault="0004312D" w:rsidP="0004312D">
      <w:pPr>
        <w:pStyle w:val="Prrafodelista"/>
        <w:numPr>
          <w:ilvl w:val="0"/>
          <w:numId w:val="43"/>
        </w:numPr>
        <w:jc w:val="both"/>
      </w:pPr>
      <w:r w:rsidRPr="00DD566B">
        <w:t>+</w:t>
      </w:r>
    </w:p>
    <w:p w14:paraId="7796DF1C" w14:textId="77777777" w:rsidR="0004312D" w:rsidRPr="00DD566B" w:rsidRDefault="0004312D" w:rsidP="002E5079">
      <w:pPr>
        <w:jc w:val="both"/>
      </w:pPr>
    </w:p>
    <w:p w14:paraId="45247B89" w14:textId="77777777" w:rsidR="00D32D07" w:rsidRPr="00DD566B" w:rsidRDefault="00D32D07" w:rsidP="00D32D07">
      <w:pPr>
        <w:rPr>
          <w:b/>
        </w:rPr>
      </w:pPr>
    </w:p>
    <w:p w14:paraId="1EABF00A" w14:textId="6197C3D6" w:rsidR="007B627B" w:rsidRPr="00DD566B" w:rsidRDefault="0022449A">
      <w:pPr>
        <w:rPr>
          <w:b/>
        </w:rPr>
      </w:pPr>
      <w:r w:rsidRPr="00DD566B">
        <w:rPr>
          <w:b/>
        </w:rPr>
        <w:br w:type="page"/>
      </w:r>
    </w:p>
    <w:p w14:paraId="1640CB93" w14:textId="0DB66385" w:rsidR="007B627B" w:rsidRPr="00DD566B" w:rsidRDefault="007B627B" w:rsidP="006A6290">
      <w:pPr>
        <w:pStyle w:val="Ttulo2"/>
        <w:numPr>
          <w:ilvl w:val="1"/>
          <w:numId w:val="52"/>
        </w:numPr>
        <w:jc w:val="center"/>
        <w:rPr>
          <w:rFonts w:asciiTheme="minorHAnsi" w:hAnsiTheme="minorHAnsi"/>
          <w:b/>
          <w:color w:val="auto"/>
          <w:sz w:val="24"/>
          <w:szCs w:val="22"/>
        </w:rPr>
      </w:pPr>
      <w:bookmarkStart w:id="295" w:name="_Toc466500348"/>
      <w:r w:rsidRPr="00DD566B">
        <w:rPr>
          <w:rFonts w:asciiTheme="minorHAnsi" w:hAnsiTheme="minorHAnsi"/>
          <w:b/>
          <w:color w:val="auto"/>
          <w:sz w:val="24"/>
          <w:szCs w:val="22"/>
        </w:rPr>
        <w:lastRenderedPageBreak/>
        <w:t>Lista negra para Bots</w:t>
      </w:r>
      <w:bookmarkEnd w:id="295"/>
    </w:p>
    <w:p w14:paraId="0C5E67CF" w14:textId="77777777" w:rsidR="007B627B" w:rsidRPr="00DD566B" w:rsidRDefault="007B627B" w:rsidP="007B627B"/>
    <w:p w14:paraId="7342B7F2" w14:textId="3B7EB6A0" w:rsidR="0022449A" w:rsidRPr="00DD566B" w:rsidRDefault="0089172F" w:rsidP="00BD21EE">
      <w:pPr>
        <w:spacing w:after="0" w:line="240" w:lineRule="auto"/>
        <w:ind w:firstLine="709"/>
      </w:pPr>
      <w:r w:rsidRPr="00DD566B">
        <w:t>A continuación se muestra la lista negra del User-Agent  usado en las herramientas más comunes de los buscadores para indexar los sitios:</w:t>
      </w:r>
    </w:p>
    <w:p w14:paraId="7368B8F2" w14:textId="77777777" w:rsidR="0089172F" w:rsidRPr="00DD566B" w:rsidRDefault="0089172F" w:rsidP="0089172F">
      <w:pPr>
        <w:pStyle w:val="Prrafodelista"/>
        <w:numPr>
          <w:ilvl w:val="0"/>
          <w:numId w:val="45"/>
        </w:numPr>
        <w:ind w:left="709"/>
      </w:pPr>
      <w:r w:rsidRPr="00DD566B">
        <w:t>Googlebot</w:t>
      </w:r>
    </w:p>
    <w:p w14:paraId="138BFE73" w14:textId="77777777" w:rsidR="0089172F" w:rsidRPr="00DD566B" w:rsidRDefault="0089172F" w:rsidP="0089172F">
      <w:pPr>
        <w:pStyle w:val="Prrafodelista"/>
        <w:numPr>
          <w:ilvl w:val="0"/>
          <w:numId w:val="45"/>
        </w:numPr>
        <w:ind w:left="709"/>
      </w:pPr>
      <w:r w:rsidRPr="00DD566B">
        <w:t>Bingbot</w:t>
      </w:r>
    </w:p>
    <w:p w14:paraId="7CAD2FDB" w14:textId="77777777" w:rsidR="0089172F" w:rsidRPr="00DD566B" w:rsidRDefault="0089172F" w:rsidP="0089172F">
      <w:pPr>
        <w:pStyle w:val="Prrafodelista"/>
        <w:numPr>
          <w:ilvl w:val="0"/>
          <w:numId w:val="45"/>
        </w:numPr>
        <w:ind w:left="709"/>
      </w:pPr>
      <w:r w:rsidRPr="00DD566B">
        <w:t>Slurp</w:t>
      </w:r>
    </w:p>
    <w:p w14:paraId="1B11D999" w14:textId="77777777" w:rsidR="0089172F" w:rsidRPr="00DD566B" w:rsidRDefault="0089172F" w:rsidP="0089172F">
      <w:pPr>
        <w:pStyle w:val="Prrafodelista"/>
        <w:numPr>
          <w:ilvl w:val="0"/>
          <w:numId w:val="45"/>
        </w:numPr>
        <w:ind w:left="709"/>
      </w:pPr>
      <w:r w:rsidRPr="00DD566B">
        <w:t>DuckDuckBot</w:t>
      </w:r>
    </w:p>
    <w:p w14:paraId="16D591EF" w14:textId="77777777" w:rsidR="0089172F" w:rsidRPr="00DD566B" w:rsidRDefault="0089172F" w:rsidP="0089172F">
      <w:pPr>
        <w:pStyle w:val="Prrafodelista"/>
        <w:numPr>
          <w:ilvl w:val="0"/>
          <w:numId w:val="45"/>
        </w:numPr>
        <w:ind w:left="709"/>
      </w:pPr>
      <w:r w:rsidRPr="00DD566B">
        <w:t>Baiduspider</w:t>
      </w:r>
    </w:p>
    <w:p w14:paraId="1A4C3F04" w14:textId="77777777" w:rsidR="0089172F" w:rsidRPr="00DD566B" w:rsidRDefault="0089172F" w:rsidP="0089172F">
      <w:pPr>
        <w:pStyle w:val="Prrafodelista"/>
        <w:numPr>
          <w:ilvl w:val="0"/>
          <w:numId w:val="45"/>
        </w:numPr>
        <w:ind w:left="709"/>
      </w:pPr>
      <w:r w:rsidRPr="00DD566B">
        <w:t>YandexBot</w:t>
      </w:r>
    </w:p>
    <w:p w14:paraId="7A1A30FA" w14:textId="77777777" w:rsidR="0089172F" w:rsidRPr="00DD566B" w:rsidRDefault="0089172F" w:rsidP="0089172F">
      <w:pPr>
        <w:pStyle w:val="Prrafodelista"/>
        <w:numPr>
          <w:ilvl w:val="0"/>
          <w:numId w:val="45"/>
        </w:numPr>
        <w:ind w:left="709"/>
      </w:pPr>
      <w:r w:rsidRPr="00DD566B">
        <w:t>Sogou</w:t>
      </w:r>
    </w:p>
    <w:p w14:paraId="59D5CD52" w14:textId="77777777" w:rsidR="0089172F" w:rsidRPr="00DD566B" w:rsidRDefault="0089172F" w:rsidP="0089172F">
      <w:pPr>
        <w:pStyle w:val="Prrafodelista"/>
        <w:numPr>
          <w:ilvl w:val="0"/>
          <w:numId w:val="45"/>
        </w:numPr>
        <w:ind w:left="709"/>
      </w:pPr>
      <w:r w:rsidRPr="00DD566B">
        <w:t>Exabot</w:t>
      </w:r>
    </w:p>
    <w:p w14:paraId="7A32AF35" w14:textId="77777777" w:rsidR="0089172F" w:rsidRPr="00DD566B" w:rsidRDefault="0089172F" w:rsidP="0089172F">
      <w:pPr>
        <w:pStyle w:val="Prrafodelista"/>
        <w:numPr>
          <w:ilvl w:val="0"/>
          <w:numId w:val="45"/>
        </w:numPr>
        <w:ind w:left="709"/>
      </w:pPr>
      <w:r w:rsidRPr="00DD566B">
        <w:t>archive.org_bot</w:t>
      </w:r>
    </w:p>
    <w:p w14:paraId="7B4259DF" w14:textId="05787E17" w:rsidR="0089172F" w:rsidRPr="00DD566B" w:rsidRDefault="0089172F" w:rsidP="0089172F">
      <w:pPr>
        <w:pStyle w:val="Prrafodelista"/>
        <w:numPr>
          <w:ilvl w:val="0"/>
          <w:numId w:val="45"/>
        </w:numPr>
        <w:ind w:left="709"/>
      </w:pPr>
      <w:r w:rsidRPr="00DD566B">
        <w:t>Teoma</w:t>
      </w:r>
    </w:p>
    <w:p w14:paraId="2F65FDA6" w14:textId="1342C005" w:rsidR="0089172F" w:rsidRPr="00DD566B" w:rsidRDefault="0089172F">
      <w:pPr>
        <w:rPr>
          <w:b/>
        </w:rPr>
      </w:pPr>
    </w:p>
    <w:p w14:paraId="06BB2AE3" w14:textId="503BAC0A" w:rsidR="00A66D6D" w:rsidRPr="00DD566B" w:rsidRDefault="00A66D6D">
      <w:pPr>
        <w:rPr>
          <w:b/>
        </w:rPr>
      </w:pPr>
      <w:r w:rsidRPr="00DD566B">
        <w:rPr>
          <w:b/>
        </w:rPr>
        <w:br w:type="page"/>
      </w:r>
    </w:p>
    <w:p w14:paraId="6EEBC72A" w14:textId="14242611" w:rsidR="00F126F1" w:rsidRPr="00DD566B" w:rsidRDefault="00F126F1" w:rsidP="006A6290">
      <w:pPr>
        <w:pStyle w:val="Ttulo2"/>
        <w:numPr>
          <w:ilvl w:val="1"/>
          <w:numId w:val="52"/>
        </w:numPr>
        <w:jc w:val="center"/>
        <w:rPr>
          <w:rFonts w:asciiTheme="minorHAnsi" w:hAnsiTheme="minorHAnsi"/>
          <w:b/>
          <w:color w:val="auto"/>
          <w:sz w:val="24"/>
          <w:szCs w:val="22"/>
        </w:rPr>
      </w:pPr>
      <w:bookmarkStart w:id="296" w:name="_Toc466500349"/>
      <w:r w:rsidRPr="00DD566B">
        <w:rPr>
          <w:rFonts w:asciiTheme="minorHAnsi" w:hAnsiTheme="minorHAnsi"/>
          <w:b/>
          <w:color w:val="auto"/>
          <w:sz w:val="24"/>
          <w:szCs w:val="22"/>
        </w:rPr>
        <w:lastRenderedPageBreak/>
        <w:t>Lista negra para Path Traversal con variables en la URL</w:t>
      </w:r>
      <w:bookmarkEnd w:id="296"/>
    </w:p>
    <w:p w14:paraId="72238BE0" w14:textId="77777777" w:rsidR="00F126F1" w:rsidRPr="00DD566B" w:rsidRDefault="00F126F1">
      <w:pPr>
        <w:rPr>
          <w:b/>
        </w:rPr>
      </w:pPr>
    </w:p>
    <w:p w14:paraId="1BD07267" w14:textId="77777777" w:rsidR="00F126F1" w:rsidRPr="00DD566B" w:rsidRDefault="00F126F1" w:rsidP="00F126F1">
      <w:pPr>
        <w:pStyle w:val="Prrafodelista"/>
        <w:numPr>
          <w:ilvl w:val="0"/>
          <w:numId w:val="47"/>
        </w:numPr>
        <w:jc w:val="both"/>
      </w:pPr>
      <w:r w:rsidRPr="00DD566B">
        <w:t>../</w:t>
      </w:r>
    </w:p>
    <w:p w14:paraId="26C19284" w14:textId="77777777" w:rsidR="00F126F1" w:rsidRPr="00DD566B" w:rsidRDefault="00F126F1" w:rsidP="00F126F1">
      <w:pPr>
        <w:pStyle w:val="Prrafodelista"/>
        <w:numPr>
          <w:ilvl w:val="0"/>
          <w:numId w:val="47"/>
        </w:numPr>
        <w:jc w:val="both"/>
      </w:pPr>
      <w:r w:rsidRPr="00DD566B">
        <w:t>..\</w:t>
      </w:r>
    </w:p>
    <w:p w14:paraId="6B1E9529" w14:textId="77777777" w:rsidR="00F126F1" w:rsidRPr="00DD566B" w:rsidRDefault="00F126F1" w:rsidP="00F126F1">
      <w:pPr>
        <w:pStyle w:val="Prrafodelista"/>
        <w:numPr>
          <w:ilvl w:val="0"/>
          <w:numId w:val="47"/>
        </w:numPr>
        <w:jc w:val="both"/>
      </w:pPr>
      <w:r w:rsidRPr="00DD566B">
        <w:t xml:space="preserve">.%c0%af </w:t>
      </w:r>
    </w:p>
    <w:p w14:paraId="0F4D437A" w14:textId="77777777" w:rsidR="00F126F1" w:rsidRPr="00DD566B" w:rsidRDefault="00F126F1" w:rsidP="00F126F1">
      <w:pPr>
        <w:pStyle w:val="Prrafodelista"/>
        <w:numPr>
          <w:ilvl w:val="0"/>
          <w:numId w:val="47"/>
        </w:numPr>
        <w:jc w:val="both"/>
      </w:pPr>
      <w:r w:rsidRPr="00DD566B">
        <w:t>.%e0%80%af</w:t>
      </w:r>
    </w:p>
    <w:p w14:paraId="22226348" w14:textId="77777777" w:rsidR="00F126F1" w:rsidRPr="00DD566B" w:rsidRDefault="00F126F1" w:rsidP="00F126F1">
      <w:pPr>
        <w:pStyle w:val="Prrafodelista"/>
        <w:numPr>
          <w:ilvl w:val="0"/>
          <w:numId w:val="47"/>
        </w:numPr>
        <w:jc w:val="both"/>
      </w:pPr>
      <w:r w:rsidRPr="00DD566B">
        <w:t>%c0%ae/</w:t>
      </w:r>
    </w:p>
    <w:p w14:paraId="1C479155" w14:textId="77777777" w:rsidR="00F126F1" w:rsidRPr="00DD566B" w:rsidRDefault="00F126F1" w:rsidP="00F126F1">
      <w:pPr>
        <w:pStyle w:val="Prrafodelista"/>
        <w:numPr>
          <w:ilvl w:val="0"/>
          <w:numId w:val="47"/>
        </w:numPr>
        <w:jc w:val="both"/>
      </w:pPr>
      <w:r w:rsidRPr="00DD566B">
        <w:t>%e0%80%c0%ae/</w:t>
      </w:r>
    </w:p>
    <w:p w14:paraId="009F2AFF" w14:textId="77777777" w:rsidR="00F126F1" w:rsidRPr="00DD566B" w:rsidRDefault="00F126F1" w:rsidP="00F126F1">
      <w:pPr>
        <w:pStyle w:val="Prrafodelista"/>
        <w:numPr>
          <w:ilvl w:val="0"/>
          <w:numId w:val="47"/>
        </w:numPr>
        <w:jc w:val="both"/>
      </w:pPr>
      <w:r w:rsidRPr="00DD566B">
        <w:t>%c0%ae%c0%af</w:t>
      </w:r>
    </w:p>
    <w:p w14:paraId="75412631" w14:textId="77777777" w:rsidR="00F126F1" w:rsidRPr="00DD566B" w:rsidRDefault="00F126F1" w:rsidP="00F126F1">
      <w:pPr>
        <w:pStyle w:val="Prrafodelista"/>
        <w:numPr>
          <w:ilvl w:val="0"/>
          <w:numId w:val="47"/>
        </w:numPr>
        <w:jc w:val="both"/>
      </w:pPr>
      <w:r w:rsidRPr="00DD566B">
        <w:t>%e0%80%c0%ae%c0%af</w:t>
      </w:r>
    </w:p>
    <w:p w14:paraId="5F63106C" w14:textId="77777777" w:rsidR="00F126F1" w:rsidRPr="00DD566B" w:rsidRDefault="00F126F1" w:rsidP="00F126F1">
      <w:pPr>
        <w:pStyle w:val="Prrafodelista"/>
        <w:numPr>
          <w:ilvl w:val="0"/>
          <w:numId w:val="47"/>
        </w:numPr>
        <w:jc w:val="both"/>
      </w:pPr>
      <w:r w:rsidRPr="00DD566B">
        <w:t>%c0%ae%e0%80%af</w:t>
      </w:r>
    </w:p>
    <w:p w14:paraId="7679F6E4" w14:textId="77777777" w:rsidR="00F126F1" w:rsidRPr="00DD566B" w:rsidRDefault="00F126F1" w:rsidP="00F126F1">
      <w:pPr>
        <w:pStyle w:val="Prrafodelista"/>
        <w:numPr>
          <w:ilvl w:val="0"/>
          <w:numId w:val="47"/>
        </w:numPr>
        <w:jc w:val="both"/>
      </w:pPr>
      <w:r w:rsidRPr="00DD566B">
        <w:t>%e0%80%c0%ae%e0%80%af</w:t>
      </w:r>
    </w:p>
    <w:p w14:paraId="40018C1A" w14:textId="77777777" w:rsidR="00F126F1" w:rsidRPr="00DD566B" w:rsidRDefault="00F126F1" w:rsidP="00F126F1">
      <w:pPr>
        <w:pStyle w:val="Prrafodelista"/>
        <w:numPr>
          <w:ilvl w:val="0"/>
          <w:numId w:val="47"/>
        </w:numPr>
        <w:jc w:val="both"/>
      </w:pPr>
      <w:r w:rsidRPr="00DD566B">
        <w:t>.%c1%9c</w:t>
      </w:r>
    </w:p>
    <w:p w14:paraId="1668A447" w14:textId="77777777" w:rsidR="00F126F1" w:rsidRPr="00DD566B" w:rsidRDefault="00F126F1" w:rsidP="00F126F1">
      <w:pPr>
        <w:pStyle w:val="Prrafodelista"/>
        <w:numPr>
          <w:ilvl w:val="0"/>
          <w:numId w:val="47"/>
        </w:numPr>
        <w:jc w:val="both"/>
      </w:pPr>
      <w:r w:rsidRPr="00DD566B">
        <w:t>.%e0%80%9c</w:t>
      </w:r>
    </w:p>
    <w:p w14:paraId="477301AC" w14:textId="77777777" w:rsidR="00F126F1" w:rsidRPr="00DD566B" w:rsidRDefault="00F126F1" w:rsidP="00F126F1">
      <w:pPr>
        <w:pStyle w:val="Prrafodelista"/>
        <w:numPr>
          <w:ilvl w:val="0"/>
          <w:numId w:val="47"/>
        </w:numPr>
        <w:jc w:val="both"/>
      </w:pPr>
      <w:r w:rsidRPr="00DD566B">
        <w:t>%c0%ae\</w:t>
      </w:r>
    </w:p>
    <w:p w14:paraId="22140112" w14:textId="77777777" w:rsidR="00F126F1" w:rsidRPr="00DD566B" w:rsidRDefault="00F126F1" w:rsidP="00F126F1">
      <w:pPr>
        <w:pStyle w:val="Prrafodelista"/>
        <w:numPr>
          <w:ilvl w:val="0"/>
          <w:numId w:val="47"/>
        </w:numPr>
        <w:jc w:val="both"/>
      </w:pPr>
      <w:r w:rsidRPr="00DD566B">
        <w:t>%e0%80%c0%ae\</w:t>
      </w:r>
    </w:p>
    <w:p w14:paraId="7479E45B" w14:textId="77777777" w:rsidR="00F126F1" w:rsidRPr="00DD566B" w:rsidRDefault="00F126F1" w:rsidP="00F126F1">
      <w:pPr>
        <w:pStyle w:val="Prrafodelista"/>
        <w:numPr>
          <w:ilvl w:val="0"/>
          <w:numId w:val="47"/>
        </w:numPr>
        <w:jc w:val="both"/>
      </w:pPr>
      <w:r w:rsidRPr="00DD566B">
        <w:t>%c0%ae%c1%9c</w:t>
      </w:r>
    </w:p>
    <w:p w14:paraId="033A6894" w14:textId="77777777" w:rsidR="00F126F1" w:rsidRPr="00DD566B" w:rsidRDefault="00F126F1" w:rsidP="00F126F1">
      <w:pPr>
        <w:pStyle w:val="Prrafodelista"/>
        <w:numPr>
          <w:ilvl w:val="0"/>
          <w:numId w:val="47"/>
        </w:numPr>
        <w:jc w:val="both"/>
      </w:pPr>
      <w:r w:rsidRPr="00DD566B">
        <w:t>%e0%80%c0%ae%c1%9c</w:t>
      </w:r>
    </w:p>
    <w:p w14:paraId="72CAB06F" w14:textId="77777777" w:rsidR="00F126F1" w:rsidRPr="00DD566B" w:rsidRDefault="00F126F1" w:rsidP="00F126F1">
      <w:pPr>
        <w:pStyle w:val="Prrafodelista"/>
        <w:numPr>
          <w:ilvl w:val="0"/>
          <w:numId w:val="47"/>
        </w:numPr>
        <w:jc w:val="both"/>
      </w:pPr>
      <w:r w:rsidRPr="00DD566B">
        <w:t>%c0%ae%e0%80%9c</w:t>
      </w:r>
    </w:p>
    <w:p w14:paraId="64DF74C8" w14:textId="77777777" w:rsidR="00F126F1" w:rsidRPr="00DD566B" w:rsidRDefault="00F126F1" w:rsidP="00F126F1">
      <w:pPr>
        <w:pStyle w:val="Prrafodelista"/>
        <w:numPr>
          <w:ilvl w:val="0"/>
          <w:numId w:val="47"/>
        </w:numPr>
        <w:jc w:val="both"/>
      </w:pPr>
      <w:r w:rsidRPr="00DD566B">
        <w:t>%e0%80%c0%e0%80%9c</w:t>
      </w:r>
    </w:p>
    <w:p w14:paraId="6B900122" w14:textId="77777777" w:rsidR="00F126F1" w:rsidRPr="00DD566B" w:rsidRDefault="00F126F1" w:rsidP="00F126F1">
      <w:pPr>
        <w:pStyle w:val="Prrafodelista"/>
        <w:numPr>
          <w:ilvl w:val="0"/>
          <w:numId w:val="47"/>
        </w:numPr>
        <w:jc w:val="both"/>
      </w:pPr>
      <w:r w:rsidRPr="00DD566B">
        <w:t>etc/passwd</w:t>
      </w:r>
    </w:p>
    <w:p w14:paraId="0E886573" w14:textId="77777777" w:rsidR="00F126F1" w:rsidRPr="00DD566B" w:rsidRDefault="00F126F1" w:rsidP="00F126F1">
      <w:pPr>
        <w:pStyle w:val="Prrafodelista"/>
        <w:numPr>
          <w:ilvl w:val="0"/>
          <w:numId w:val="47"/>
        </w:numPr>
        <w:jc w:val="both"/>
      </w:pPr>
      <w:r w:rsidRPr="00DD566B">
        <w:t>etc/apache2</w:t>
      </w:r>
    </w:p>
    <w:p w14:paraId="21A89611" w14:textId="77777777" w:rsidR="00F126F1" w:rsidRPr="00DD566B" w:rsidRDefault="00F126F1" w:rsidP="00F126F1">
      <w:pPr>
        <w:pStyle w:val="Prrafodelista"/>
        <w:numPr>
          <w:ilvl w:val="0"/>
          <w:numId w:val="47"/>
        </w:numPr>
        <w:jc w:val="both"/>
      </w:pPr>
      <w:r w:rsidRPr="00DD566B">
        <w:t>etc/group</w:t>
      </w:r>
    </w:p>
    <w:p w14:paraId="5B91C0DF" w14:textId="77777777" w:rsidR="00F126F1" w:rsidRPr="00DD566B" w:rsidRDefault="00F126F1" w:rsidP="00F126F1">
      <w:pPr>
        <w:pStyle w:val="Prrafodelista"/>
        <w:numPr>
          <w:ilvl w:val="0"/>
          <w:numId w:val="47"/>
        </w:numPr>
        <w:jc w:val="both"/>
      </w:pPr>
      <w:r w:rsidRPr="00DD566B">
        <w:t>etc/hosts</w:t>
      </w:r>
    </w:p>
    <w:p w14:paraId="01A11BC8" w14:textId="77777777" w:rsidR="00F126F1" w:rsidRPr="00DD566B" w:rsidRDefault="00F126F1" w:rsidP="00F126F1">
      <w:pPr>
        <w:pStyle w:val="Prrafodelista"/>
        <w:numPr>
          <w:ilvl w:val="0"/>
          <w:numId w:val="47"/>
        </w:numPr>
        <w:jc w:val="both"/>
      </w:pPr>
      <w:r w:rsidRPr="00DD566B">
        <w:t>etc/</w:t>
      </w:r>
    </w:p>
    <w:p w14:paraId="1CB3894C" w14:textId="77777777" w:rsidR="00F126F1" w:rsidRPr="00DD566B" w:rsidRDefault="00F126F1" w:rsidP="00F126F1">
      <w:pPr>
        <w:pStyle w:val="Prrafodelista"/>
        <w:numPr>
          <w:ilvl w:val="0"/>
          <w:numId w:val="47"/>
        </w:numPr>
        <w:jc w:val="both"/>
      </w:pPr>
      <w:r w:rsidRPr="00DD566B">
        <w:t>tmp/</w:t>
      </w:r>
    </w:p>
    <w:p w14:paraId="2EA6E095" w14:textId="77777777" w:rsidR="00F126F1" w:rsidRPr="00DD566B" w:rsidRDefault="00F126F1" w:rsidP="00F126F1">
      <w:pPr>
        <w:pStyle w:val="Prrafodelista"/>
        <w:numPr>
          <w:ilvl w:val="0"/>
          <w:numId w:val="47"/>
        </w:numPr>
        <w:jc w:val="both"/>
      </w:pPr>
      <w:r w:rsidRPr="00DD566B">
        <w:t>.htaccess</w:t>
      </w:r>
    </w:p>
    <w:p w14:paraId="5A1FEBC3" w14:textId="53028D68" w:rsidR="00D32D07" w:rsidRPr="00DD566B" w:rsidRDefault="00F126F1" w:rsidP="00F126F1">
      <w:pPr>
        <w:pStyle w:val="Prrafodelista"/>
        <w:numPr>
          <w:ilvl w:val="0"/>
          <w:numId w:val="47"/>
        </w:numPr>
        <w:jc w:val="both"/>
      </w:pPr>
      <w:r w:rsidRPr="00DD566B">
        <w:t>home/</w:t>
      </w:r>
    </w:p>
    <w:p w14:paraId="104026E5" w14:textId="375E509E" w:rsidR="00F126F1" w:rsidRPr="00DD566B" w:rsidRDefault="00F126F1">
      <w:r w:rsidRPr="00DD566B">
        <w:br w:type="page"/>
      </w:r>
    </w:p>
    <w:p w14:paraId="49F40510" w14:textId="21E8F7E4" w:rsidR="00F126F1" w:rsidRPr="00DD566B" w:rsidRDefault="00F126F1" w:rsidP="006A6290">
      <w:pPr>
        <w:pStyle w:val="Ttulo2"/>
        <w:numPr>
          <w:ilvl w:val="1"/>
          <w:numId w:val="52"/>
        </w:numPr>
        <w:jc w:val="center"/>
        <w:rPr>
          <w:rFonts w:asciiTheme="minorHAnsi" w:hAnsiTheme="minorHAnsi"/>
          <w:b/>
          <w:color w:val="auto"/>
          <w:sz w:val="24"/>
          <w:szCs w:val="22"/>
        </w:rPr>
      </w:pPr>
      <w:bookmarkStart w:id="297" w:name="_Toc466500350"/>
      <w:r w:rsidRPr="00DD566B">
        <w:rPr>
          <w:rFonts w:asciiTheme="minorHAnsi" w:hAnsiTheme="minorHAnsi"/>
          <w:b/>
          <w:color w:val="auto"/>
          <w:sz w:val="24"/>
          <w:szCs w:val="22"/>
        </w:rPr>
        <w:lastRenderedPageBreak/>
        <w:t>Lista negra para Path Traversal sin variables en la URL</w:t>
      </w:r>
      <w:bookmarkEnd w:id="297"/>
    </w:p>
    <w:p w14:paraId="5B7F3B7B" w14:textId="07C4DC68" w:rsidR="00F126F1" w:rsidRPr="00DD566B" w:rsidRDefault="00E13EF4" w:rsidP="00E13EF4">
      <w:pPr>
        <w:tabs>
          <w:tab w:val="left" w:pos="3630"/>
        </w:tabs>
      </w:pPr>
      <w:r w:rsidRPr="00DD566B">
        <w:tab/>
      </w:r>
    </w:p>
    <w:p w14:paraId="2944C340" w14:textId="77777777" w:rsidR="00F126F1" w:rsidRPr="00DD566B" w:rsidRDefault="00F126F1" w:rsidP="00F126F1">
      <w:pPr>
        <w:pStyle w:val="Prrafodelista"/>
        <w:numPr>
          <w:ilvl w:val="0"/>
          <w:numId w:val="49"/>
        </w:numPr>
      </w:pPr>
      <w:r w:rsidRPr="00DD566B">
        <w:t>../</w:t>
      </w:r>
    </w:p>
    <w:p w14:paraId="4E033522" w14:textId="77777777" w:rsidR="00F126F1" w:rsidRPr="00DD566B" w:rsidRDefault="00F126F1" w:rsidP="00F126F1">
      <w:pPr>
        <w:pStyle w:val="Prrafodelista"/>
        <w:numPr>
          <w:ilvl w:val="0"/>
          <w:numId w:val="49"/>
        </w:numPr>
      </w:pPr>
      <w:r w:rsidRPr="00DD566B">
        <w:t>..\</w:t>
      </w:r>
    </w:p>
    <w:p w14:paraId="6C1A2CBF" w14:textId="77777777" w:rsidR="00F126F1" w:rsidRPr="00DD566B" w:rsidRDefault="00F126F1" w:rsidP="00F126F1">
      <w:pPr>
        <w:pStyle w:val="Prrafodelista"/>
        <w:numPr>
          <w:ilvl w:val="0"/>
          <w:numId w:val="49"/>
        </w:numPr>
      </w:pPr>
      <w:r w:rsidRPr="00DD566B">
        <w:t>.%c0%af</w:t>
      </w:r>
    </w:p>
    <w:p w14:paraId="43337B98" w14:textId="77777777" w:rsidR="00F126F1" w:rsidRPr="00DD566B" w:rsidRDefault="00F126F1" w:rsidP="00F126F1">
      <w:pPr>
        <w:pStyle w:val="Prrafodelista"/>
        <w:numPr>
          <w:ilvl w:val="0"/>
          <w:numId w:val="49"/>
        </w:numPr>
      </w:pPr>
      <w:r w:rsidRPr="00DD566B">
        <w:t>.%e0%80%af</w:t>
      </w:r>
    </w:p>
    <w:p w14:paraId="291958C0" w14:textId="77777777" w:rsidR="00F126F1" w:rsidRPr="00DD566B" w:rsidRDefault="00F126F1" w:rsidP="00F126F1">
      <w:pPr>
        <w:pStyle w:val="Prrafodelista"/>
        <w:numPr>
          <w:ilvl w:val="0"/>
          <w:numId w:val="49"/>
        </w:numPr>
      </w:pPr>
      <w:r w:rsidRPr="00DD566B">
        <w:t>%c0%ae/</w:t>
      </w:r>
    </w:p>
    <w:p w14:paraId="4C6E921E" w14:textId="77777777" w:rsidR="00F126F1" w:rsidRPr="00DD566B" w:rsidRDefault="00F126F1" w:rsidP="00F126F1">
      <w:pPr>
        <w:pStyle w:val="Prrafodelista"/>
        <w:numPr>
          <w:ilvl w:val="0"/>
          <w:numId w:val="49"/>
        </w:numPr>
      </w:pPr>
      <w:r w:rsidRPr="00DD566B">
        <w:t>%e0%80%c0%ae/</w:t>
      </w:r>
    </w:p>
    <w:p w14:paraId="48E876F8" w14:textId="77777777" w:rsidR="00F126F1" w:rsidRPr="00DD566B" w:rsidRDefault="00F126F1" w:rsidP="00F126F1">
      <w:pPr>
        <w:pStyle w:val="Prrafodelista"/>
        <w:numPr>
          <w:ilvl w:val="0"/>
          <w:numId w:val="49"/>
        </w:numPr>
      </w:pPr>
      <w:r w:rsidRPr="00DD566B">
        <w:t>%c0%ae%c0%af</w:t>
      </w:r>
    </w:p>
    <w:p w14:paraId="1928DB6B" w14:textId="77777777" w:rsidR="00F126F1" w:rsidRPr="00DD566B" w:rsidRDefault="00F126F1" w:rsidP="00F126F1">
      <w:pPr>
        <w:pStyle w:val="Prrafodelista"/>
        <w:numPr>
          <w:ilvl w:val="0"/>
          <w:numId w:val="49"/>
        </w:numPr>
      </w:pPr>
      <w:r w:rsidRPr="00DD566B">
        <w:t>%e0%80%c0%ae%c0%af</w:t>
      </w:r>
    </w:p>
    <w:p w14:paraId="4F764ABF" w14:textId="77777777" w:rsidR="00F126F1" w:rsidRPr="00DD566B" w:rsidRDefault="00F126F1" w:rsidP="00F126F1">
      <w:pPr>
        <w:pStyle w:val="Prrafodelista"/>
        <w:numPr>
          <w:ilvl w:val="0"/>
          <w:numId w:val="49"/>
        </w:numPr>
      </w:pPr>
      <w:r w:rsidRPr="00DD566B">
        <w:t>%c0%ae%e0%80%af</w:t>
      </w:r>
    </w:p>
    <w:p w14:paraId="081E680B" w14:textId="77777777" w:rsidR="00F126F1" w:rsidRPr="00DD566B" w:rsidRDefault="00F126F1" w:rsidP="00F126F1">
      <w:pPr>
        <w:pStyle w:val="Prrafodelista"/>
        <w:numPr>
          <w:ilvl w:val="0"/>
          <w:numId w:val="49"/>
        </w:numPr>
      </w:pPr>
      <w:r w:rsidRPr="00DD566B">
        <w:t>%e0%80%c0%ae%e0%80%af</w:t>
      </w:r>
    </w:p>
    <w:p w14:paraId="118A1BA1" w14:textId="77777777" w:rsidR="00F126F1" w:rsidRPr="00DD566B" w:rsidRDefault="00F126F1" w:rsidP="00F126F1">
      <w:pPr>
        <w:pStyle w:val="Prrafodelista"/>
        <w:numPr>
          <w:ilvl w:val="0"/>
          <w:numId w:val="49"/>
        </w:numPr>
      </w:pPr>
      <w:r w:rsidRPr="00DD566B">
        <w:t>.%c1%9c</w:t>
      </w:r>
    </w:p>
    <w:p w14:paraId="7A52BAB7" w14:textId="77777777" w:rsidR="00F126F1" w:rsidRPr="00DD566B" w:rsidRDefault="00F126F1" w:rsidP="00F126F1">
      <w:pPr>
        <w:pStyle w:val="Prrafodelista"/>
        <w:numPr>
          <w:ilvl w:val="0"/>
          <w:numId w:val="49"/>
        </w:numPr>
      </w:pPr>
      <w:r w:rsidRPr="00DD566B">
        <w:t>.%e0%80%9c</w:t>
      </w:r>
    </w:p>
    <w:p w14:paraId="52D1E668" w14:textId="77777777" w:rsidR="00F126F1" w:rsidRPr="00DD566B" w:rsidRDefault="00F126F1" w:rsidP="00F126F1">
      <w:pPr>
        <w:pStyle w:val="Prrafodelista"/>
        <w:numPr>
          <w:ilvl w:val="0"/>
          <w:numId w:val="49"/>
        </w:numPr>
      </w:pPr>
      <w:r w:rsidRPr="00DD566B">
        <w:t>%c0%ae\</w:t>
      </w:r>
    </w:p>
    <w:p w14:paraId="5980FB39" w14:textId="77777777" w:rsidR="00F126F1" w:rsidRPr="00DD566B" w:rsidRDefault="00F126F1" w:rsidP="00F126F1">
      <w:pPr>
        <w:pStyle w:val="Prrafodelista"/>
        <w:numPr>
          <w:ilvl w:val="0"/>
          <w:numId w:val="49"/>
        </w:numPr>
      </w:pPr>
      <w:r w:rsidRPr="00DD566B">
        <w:t>%e0%80%c0%ae\</w:t>
      </w:r>
    </w:p>
    <w:p w14:paraId="44329292" w14:textId="77777777" w:rsidR="00F126F1" w:rsidRPr="00DD566B" w:rsidRDefault="00F126F1" w:rsidP="00F126F1">
      <w:pPr>
        <w:pStyle w:val="Prrafodelista"/>
        <w:numPr>
          <w:ilvl w:val="0"/>
          <w:numId w:val="49"/>
        </w:numPr>
      </w:pPr>
      <w:r w:rsidRPr="00DD566B">
        <w:t>%c0%ae%c1%9c</w:t>
      </w:r>
    </w:p>
    <w:p w14:paraId="632DD536" w14:textId="77777777" w:rsidR="00F126F1" w:rsidRPr="00DD566B" w:rsidRDefault="00F126F1" w:rsidP="00F126F1">
      <w:pPr>
        <w:pStyle w:val="Prrafodelista"/>
        <w:numPr>
          <w:ilvl w:val="0"/>
          <w:numId w:val="49"/>
        </w:numPr>
      </w:pPr>
      <w:r w:rsidRPr="00DD566B">
        <w:t>%e0%80%c0%ae%c1%9c</w:t>
      </w:r>
    </w:p>
    <w:p w14:paraId="70596137" w14:textId="77777777" w:rsidR="00F126F1" w:rsidRPr="00DD566B" w:rsidRDefault="00F126F1" w:rsidP="00F126F1">
      <w:pPr>
        <w:pStyle w:val="Prrafodelista"/>
        <w:numPr>
          <w:ilvl w:val="0"/>
          <w:numId w:val="49"/>
        </w:numPr>
      </w:pPr>
      <w:r w:rsidRPr="00DD566B">
        <w:t>%c0%ae%e0%80%9c</w:t>
      </w:r>
    </w:p>
    <w:p w14:paraId="1AF97788" w14:textId="77777777" w:rsidR="00F126F1" w:rsidRPr="00DD566B" w:rsidRDefault="00F126F1" w:rsidP="00797A63">
      <w:pPr>
        <w:pStyle w:val="Prrafodelista"/>
        <w:numPr>
          <w:ilvl w:val="0"/>
          <w:numId w:val="49"/>
        </w:numPr>
        <w:jc w:val="both"/>
      </w:pPr>
      <w:r w:rsidRPr="00DD566B">
        <w:t>%e0%80%c0%e0%80%9c</w:t>
      </w:r>
    </w:p>
    <w:p w14:paraId="5342F1ED" w14:textId="77777777" w:rsidR="00F126F1" w:rsidRPr="00DD566B" w:rsidRDefault="00F126F1" w:rsidP="00F126F1">
      <w:pPr>
        <w:ind w:left="360"/>
        <w:jc w:val="both"/>
      </w:pPr>
    </w:p>
    <w:p w14:paraId="4A4803E4" w14:textId="77777777" w:rsidR="00F126F1" w:rsidRPr="00DD566B" w:rsidRDefault="00F126F1" w:rsidP="00F126F1">
      <w:pPr>
        <w:ind w:left="360"/>
        <w:jc w:val="both"/>
      </w:pPr>
    </w:p>
    <w:p w14:paraId="47CA16CC" w14:textId="77777777" w:rsidR="00F126F1" w:rsidRPr="00DD566B" w:rsidRDefault="00F126F1" w:rsidP="00F126F1">
      <w:pPr>
        <w:ind w:left="360"/>
        <w:jc w:val="both"/>
      </w:pPr>
    </w:p>
    <w:p w14:paraId="15534A83" w14:textId="6F6B5460" w:rsidR="00F126F1" w:rsidRPr="00DD566B" w:rsidRDefault="00F126F1" w:rsidP="00BD21EE">
      <w:pPr>
        <w:spacing w:after="0" w:line="240" w:lineRule="auto"/>
        <w:ind w:left="357" w:firstLine="709"/>
        <w:jc w:val="both"/>
      </w:pPr>
      <w:r w:rsidRPr="00DD566B">
        <w:t xml:space="preserve">Algunos elementos son caracteres codificados en UNICODE a dos bytes, el cual no se decodifican en el script </w:t>
      </w:r>
      <w:r w:rsidRPr="00DD566B">
        <w:rPr>
          <w:i/>
        </w:rPr>
        <w:t>analizador.pl</w:t>
      </w:r>
      <w:r w:rsidRPr="00DD566B">
        <w:t>, por lo tanto se agregan en el diccionario. Prácticamente se busca que en  la URL, en la sección de los directorios no existe la secuencia de caracteres ../, ..\  y sus respectivas equivalencias en la codificación en UNICODE con dos bytes.</w:t>
      </w:r>
    </w:p>
    <w:p w14:paraId="65A5A23E" w14:textId="77777777" w:rsidR="00F126F1" w:rsidRPr="00DD566B" w:rsidRDefault="00F126F1">
      <w:r w:rsidRPr="00DD566B">
        <w:br w:type="page"/>
      </w:r>
    </w:p>
    <w:p w14:paraId="46E641AF" w14:textId="641029DC" w:rsidR="00AF4E57" w:rsidRPr="00DD566B" w:rsidRDefault="00AF4E57" w:rsidP="006A6290">
      <w:pPr>
        <w:pStyle w:val="Ttulo1"/>
        <w:numPr>
          <w:ilvl w:val="0"/>
          <w:numId w:val="52"/>
        </w:numPr>
        <w:pBdr>
          <w:bottom w:val="single" w:sz="4" w:space="1" w:color="auto"/>
        </w:pBdr>
        <w:jc w:val="center"/>
        <w:rPr>
          <w:rFonts w:asciiTheme="minorHAnsi" w:hAnsiTheme="minorHAnsi"/>
          <w:b/>
          <w:color w:val="auto"/>
          <w:sz w:val="28"/>
        </w:rPr>
      </w:pPr>
      <w:bookmarkStart w:id="298" w:name="_Toc466500351"/>
      <w:r w:rsidRPr="00DD566B">
        <w:rPr>
          <w:rFonts w:asciiTheme="minorHAnsi" w:hAnsiTheme="minorHAnsi"/>
          <w:b/>
          <w:color w:val="auto"/>
          <w:sz w:val="28"/>
          <w:szCs w:val="28"/>
        </w:rPr>
        <w:lastRenderedPageBreak/>
        <w:t>Referencias</w:t>
      </w:r>
      <w:bookmarkEnd w:id="298"/>
    </w:p>
    <w:p w14:paraId="27817CC7" w14:textId="1E561A37" w:rsidR="00AF4E57" w:rsidRPr="00DD566B" w:rsidRDefault="00FC0F47">
      <w:pPr>
        <w:pStyle w:val="Textonotapie"/>
        <w:tabs>
          <w:tab w:val="left" w:pos="3606"/>
        </w:tabs>
        <w:pPrChange w:id="299" w:author="g g" w:date="2016-11-03T15:31:00Z">
          <w:pPr>
            <w:pStyle w:val="Textonotapie"/>
          </w:pPr>
        </w:pPrChange>
      </w:pPr>
      <w:ins w:id="300" w:author="g g" w:date="2016-11-03T15:31:00Z">
        <w:r w:rsidRPr="00DD566B">
          <w:tab/>
        </w:r>
      </w:ins>
    </w:p>
    <w:p w14:paraId="33CE8A05" w14:textId="5BDF0A59" w:rsidR="00AF4E57" w:rsidRPr="00DD566B" w:rsidRDefault="00AE0ACE" w:rsidP="00BD21EE">
      <w:pPr>
        <w:spacing w:after="0" w:line="240" w:lineRule="auto"/>
        <w:ind w:firstLine="709"/>
      </w:pPr>
      <w:r w:rsidRPr="00DD566B">
        <w:t>Quan Bai, Gang Xiong, Yong Zhao, Longtao He. (2014). Analysis and Detection of Bogus Behavior in Web Crawler Measurement . Octubre 31, 2016, de Elsevier B.V. Sitio web: http://www.sciencedirect.com/science/article/pii/S1877050914005407</w:t>
      </w:r>
    </w:p>
    <w:p w14:paraId="07D00015" w14:textId="77777777" w:rsidR="00AE0ACE" w:rsidRPr="00DD566B" w:rsidRDefault="00AE0ACE" w:rsidP="00BD21EE">
      <w:pPr>
        <w:spacing w:after="0" w:line="240" w:lineRule="auto"/>
        <w:ind w:firstLine="709"/>
      </w:pPr>
    </w:p>
    <w:p w14:paraId="3D483F01" w14:textId="2C481C89" w:rsidR="00AE0ACE" w:rsidRPr="00DD566B" w:rsidRDefault="00AE0ACE" w:rsidP="00BD21EE">
      <w:pPr>
        <w:spacing w:after="0" w:line="240" w:lineRule="auto"/>
        <w:ind w:firstLine="709"/>
      </w:pPr>
      <w:r w:rsidRPr="00DD566B">
        <w:t>Dario Valentino Forte. (Desconocido). THE “ ART ” OF LOG CORRELATION Tools and Techniques for Correlating E vents and Log Files. Octubre 31, 2016, de Desconocida Sitio web: http://docplayer.net/4962416-The-art-of-log-correlation.html</w:t>
      </w:r>
    </w:p>
    <w:p w14:paraId="0A09E351" w14:textId="77777777" w:rsidR="00AE0ACE" w:rsidRPr="00DD566B" w:rsidRDefault="00AE0ACE" w:rsidP="00BD21EE">
      <w:pPr>
        <w:spacing w:after="0" w:line="240" w:lineRule="auto"/>
        <w:ind w:firstLine="709"/>
      </w:pPr>
    </w:p>
    <w:p w14:paraId="3497DED9" w14:textId="405D0C1A" w:rsidR="00AE0ACE" w:rsidRPr="00DD566B" w:rsidRDefault="00AE0ACE" w:rsidP="00BD21EE">
      <w:pPr>
        <w:spacing w:after="0" w:line="240" w:lineRule="auto"/>
        <w:ind w:firstLine="709"/>
      </w:pPr>
      <w:r w:rsidRPr="00DD566B">
        <w:t>Desconocido. (2014 ). Double Encoding. Octubre 31, 2016, de OWASP Sitio web: https://www.owasp.org/index.php/Double_Encoding</w:t>
      </w:r>
    </w:p>
    <w:p w14:paraId="657B733B" w14:textId="77777777" w:rsidR="00AE0ACE" w:rsidRPr="00DD566B" w:rsidRDefault="00AE0ACE" w:rsidP="00BD21EE">
      <w:pPr>
        <w:spacing w:after="0" w:line="240" w:lineRule="auto"/>
        <w:ind w:firstLine="709"/>
      </w:pPr>
    </w:p>
    <w:p w14:paraId="4FFF2062" w14:textId="51F27173" w:rsidR="00AE0ACE" w:rsidRPr="00DD566B" w:rsidRDefault="00AE0ACE" w:rsidP="00BD21EE">
      <w:pPr>
        <w:spacing w:after="0" w:line="240" w:lineRule="auto"/>
        <w:ind w:firstLine="709"/>
      </w:pPr>
      <w:r w:rsidRPr="00DD566B">
        <w:t>Roger Meyer. (2008). Detecting Attacks on Web Applications from Log Files. Octubre 31, 2016, de SANS Institute Sitio web: https://www.sans.org/reading-room/whitepapers/logging/detecting-attacks-web-applications-log-files-2074</w:t>
      </w:r>
    </w:p>
    <w:p w14:paraId="5CF72324" w14:textId="6B1FEF16" w:rsidR="00AE0ACE" w:rsidRPr="00DD566B" w:rsidRDefault="00AE0ACE" w:rsidP="00BD21EE">
      <w:pPr>
        <w:spacing w:after="0" w:line="240" w:lineRule="auto"/>
        <w:ind w:firstLine="709"/>
      </w:pPr>
      <w:r w:rsidRPr="00DD566B">
        <w:t>Issac Museong Kim. (2011). Using Web Application Firewall to detect and block common web application attacks. Octubre 31, 2016, de SANS Institute Sitio web: https://www.sans.org/reading-room/whitepapers/webservers/web-application-firewall-detect-block-common-web-application-attacks-33831</w:t>
      </w:r>
    </w:p>
    <w:p w14:paraId="43241E72" w14:textId="77777777" w:rsidR="00AE0ACE" w:rsidRPr="00DD566B" w:rsidRDefault="00AE0ACE" w:rsidP="00BD21EE">
      <w:pPr>
        <w:spacing w:after="0" w:line="240" w:lineRule="auto"/>
        <w:ind w:firstLine="709"/>
      </w:pPr>
    </w:p>
    <w:p w14:paraId="37776E9A" w14:textId="17295535" w:rsidR="00AE0ACE" w:rsidRPr="00DD566B" w:rsidRDefault="00AE0ACE" w:rsidP="00BD21EE">
      <w:pPr>
        <w:spacing w:after="0" w:line="240" w:lineRule="auto"/>
        <w:ind w:firstLine="709"/>
      </w:pPr>
      <w:r w:rsidRPr="00DD566B">
        <w:t>T. Berners-Lee, L. Masinter, L. Masinter, M. McCahill. (1994). Uniform Resource Locators (URL). Octubre 31, 2016, de IETF Sitio web: http://www.ietf.org/rfc/rfc1738.txt</w:t>
      </w:r>
    </w:p>
    <w:p w14:paraId="7B332103" w14:textId="77777777" w:rsidR="00AE0ACE" w:rsidRPr="00DD566B" w:rsidRDefault="00AE0ACE" w:rsidP="00BD21EE">
      <w:pPr>
        <w:spacing w:after="0" w:line="240" w:lineRule="auto"/>
        <w:ind w:firstLine="709"/>
      </w:pPr>
    </w:p>
    <w:p w14:paraId="3514C79B" w14:textId="677F570D" w:rsidR="00AE0ACE" w:rsidRPr="00DD566B" w:rsidRDefault="00AE0ACE" w:rsidP="00BD21EE">
      <w:pPr>
        <w:spacing w:after="0" w:line="240" w:lineRule="auto"/>
        <w:ind w:firstLine="709"/>
      </w:pPr>
      <w:r w:rsidRPr="00DD566B">
        <w:t>Desconocido. (2012). Fun with data: URLs. Octubre 31, 2016, de Desconocida Sitio web: http://blog.kotowicz.net/2012/04/fun-with-data-urls.html</w:t>
      </w:r>
    </w:p>
    <w:p w14:paraId="1B3B7B0C" w14:textId="77777777" w:rsidR="00AE0ACE" w:rsidRPr="00DD566B" w:rsidRDefault="00AE0ACE" w:rsidP="00BD21EE">
      <w:pPr>
        <w:spacing w:after="0" w:line="240" w:lineRule="auto"/>
        <w:ind w:firstLine="709"/>
      </w:pPr>
    </w:p>
    <w:p w14:paraId="2C9ECA13" w14:textId="3BFD0BBD" w:rsidR="00AE0ACE" w:rsidRPr="00DD566B" w:rsidRDefault="00AE0ACE" w:rsidP="00BD21EE">
      <w:pPr>
        <w:spacing w:after="0" w:line="240" w:lineRule="auto"/>
        <w:ind w:firstLine="709"/>
      </w:pPr>
      <w:r w:rsidRPr="00DD566B">
        <w:t>Desconocido. (2015). Path Traversal. Octubre 31, 2016, de OWASP Sitio web: https://www.owasp.org/index.php/Path_Traversal</w:t>
      </w:r>
    </w:p>
    <w:p w14:paraId="75B8152B" w14:textId="77777777" w:rsidR="00AE0ACE" w:rsidRPr="00DD566B" w:rsidRDefault="00AE0ACE" w:rsidP="00BD21EE">
      <w:pPr>
        <w:spacing w:after="0" w:line="240" w:lineRule="auto"/>
        <w:ind w:firstLine="709"/>
      </w:pPr>
    </w:p>
    <w:p w14:paraId="6284D11A" w14:textId="13507FA2" w:rsidR="00AE0ACE" w:rsidRPr="00DD566B" w:rsidRDefault="00AE0ACE" w:rsidP="00BD21EE">
      <w:pPr>
        <w:spacing w:after="0" w:line="240" w:lineRule="auto"/>
        <w:ind w:firstLine="709"/>
      </w:pPr>
      <w:r w:rsidRPr="00DD566B">
        <w:t>Desconocido. (2016). XSS Filter Evasion Cheat Sheet. Octubre 31, 2016, de OWASP Sitio web: https://www.owasp.org/index.php/XSS_Filter_Evasion_Cheat_Sheet</w:t>
      </w:r>
    </w:p>
    <w:p w14:paraId="123D15EA" w14:textId="77777777" w:rsidR="00AE0ACE" w:rsidRPr="00DD566B" w:rsidRDefault="00AE0ACE" w:rsidP="00BD21EE">
      <w:pPr>
        <w:spacing w:after="0" w:line="240" w:lineRule="auto"/>
        <w:ind w:firstLine="709"/>
      </w:pPr>
    </w:p>
    <w:p w14:paraId="2A835601" w14:textId="337C3505" w:rsidR="00AE0ACE" w:rsidRPr="00DD566B" w:rsidRDefault="00AE0ACE" w:rsidP="00BD21EE">
      <w:pPr>
        <w:spacing w:after="0" w:line="240" w:lineRule="auto"/>
        <w:ind w:firstLine="709"/>
      </w:pPr>
      <w:r w:rsidRPr="00DD566B">
        <w:t>Desconocido. (2016). XSS (Cross Site Scripting) Prevention Cheat Sheet. Octubre 31, 2016, de OWASP Sitio web: https://www.owasp.org/index.php/XSS_(Cross_Site_Scripting)_Prevention_Cheat_Sheet</w:t>
      </w:r>
    </w:p>
    <w:p w14:paraId="3F0ACEBE" w14:textId="77777777" w:rsidR="00AE0ACE" w:rsidRPr="00DD566B" w:rsidRDefault="00AE0ACE" w:rsidP="00BD21EE">
      <w:pPr>
        <w:spacing w:after="0" w:line="240" w:lineRule="auto"/>
        <w:ind w:firstLine="709"/>
      </w:pPr>
    </w:p>
    <w:p w14:paraId="62110E0C" w14:textId="2A971726" w:rsidR="00AE0ACE" w:rsidRPr="00DD566B" w:rsidRDefault="00AE0ACE" w:rsidP="00BD21EE">
      <w:pPr>
        <w:spacing w:after="0" w:line="240" w:lineRule="auto"/>
        <w:ind w:firstLine="709"/>
      </w:pPr>
      <w:r w:rsidRPr="00DD566B">
        <w:t>Desconocido. (2015). DOM Based XSS. Octubre 31, 2016, de OWASP Sitio web: https://www.owasp.org/index.php/DOM_Based_XSS</w:t>
      </w:r>
    </w:p>
    <w:p w14:paraId="015FDE68" w14:textId="77777777" w:rsidR="00AE0ACE" w:rsidRPr="00DD566B" w:rsidRDefault="00AE0ACE" w:rsidP="00BD21EE">
      <w:pPr>
        <w:spacing w:after="0" w:line="240" w:lineRule="auto"/>
        <w:ind w:firstLine="709"/>
      </w:pPr>
    </w:p>
    <w:p w14:paraId="560BA880" w14:textId="0BC650C4" w:rsidR="00AE0ACE" w:rsidRPr="00DD566B" w:rsidRDefault="00F83383" w:rsidP="00BD21EE">
      <w:pPr>
        <w:spacing w:after="0" w:line="240" w:lineRule="auto"/>
        <w:ind w:firstLine="709"/>
      </w:pPr>
      <w:r w:rsidRPr="00DD566B">
        <w:t>Bijender Singh Bish. (Desconocido). How to exploit HTTP methods – PUT and DELETE. Octubre 31, 2016, de HTTP Secure Sitio web: http://httpsecure.org/?works=how-to-exploit-http-methods-put-and-delete</w:t>
      </w:r>
    </w:p>
    <w:p w14:paraId="521521A1" w14:textId="77777777" w:rsidR="00F83383" w:rsidRPr="00DD566B" w:rsidRDefault="00F83383" w:rsidP="00BD21EE">
      <w:pPr>
        <w:spacing w:after="0" w:line="240" w:lineRule="auto"/>
        <w:ind w:firstLine="709"/>
      </w:pPr>
    </w:p>
    <w:p w14:paraId="2C8EA251" w14:textId="07266DE7" w:rsidR="00F83383" w:rsidRPr="00DD566B" w:rsidRDefault="00F83383" w:rsidP="00BD21EE">
      <w:pPr>
        <w:spacing w:after="0" w:line="240" w:lineRule="auto"/>
        <w:ind w:firstLine="709"/>
      </w:pPr>
      <w:r w:rsidRPr="00DD566B">
        <w:t>Desconocido. (2012). ModSecurity 2 Data Formats . Octubre 31, 2016, de Trustwave Holdings, Inc. Sitio web: https://github.com/SpiderLabs/ModSecurity/wiki/ModSecurity-2-Data-Formats</w:t>
      </w:r>
    </w:p>
    <w:p w14:paraId="6852FB66" w14:textId="77777777" w:rsidR="00F83383" w:rsidRPr="00DD566B" w:rsidRDefault="00F83383" w:rsidP="00BD21EE">
      <w:pPr>
        <w:spacing w:after="0" w:line="240" w:lineRule="auto"/>
        <w:ind w:firstLine="709"/>
      </w:pPr>
    </w:p>
    <w:p w14:paraId="0B62DF1C" w14:textId="456EFEC8" w:rsidR="00F83383" w:rsidRPr="00DD566B" w:rsidRDefault="00F83383" w:rsidP="00BD21EE">
      <w:pPr>
        <w:spacing w:after="0" w:line="240" w:lineRule="auto"/>
        <w:ind w:firstLine="709"/>
      </w:pPr>
      <w:r w:rsidRPr="00DD566B">
        <w:lastRenderedPageBreak/>
        <w:t>Etel Sverdlov. (2012). How To Set Up SSH Keys. Octubre 31, 2016, de DigitalOcean Sitio web: https://www.digitalocean.com/community/tutorials/how-to-set-up-ssh-keys--2</w:t>
      </w:r>
    </w:p>
    <w:p w14:paraId="27B68847" w14:textId="77777777" w:rsidR="00AE0ACE" w:rsidRPr="00DD566B" w:rsidRDefault="00AE0ACE" w:rsidP="00BD21EE">
      <w:pPr>
        <w:spacing w:after="0" w:line="240" w:lineRule="auto"/>
        <w:ind w:firstLine="709"/>
      </w:pPr>
    </w:p>
    <w:p w14:paraId="3A4776E8" w14:textId="77777777" w:rsidR="00AE0ACE" w:rsidRPr="00DD566B" w:rsidRDefault="00AE0ACE" w:rsidP="00BD21EE">
      <w:pPr>
        <w:spacing w:after="0" w:line="240" w:lineRule="auto"/>
        <w:ind w:firstLine="709"/>
      </w:pPr>
    </w:p>
    <w:p w14:paraId="3F39F7DA" w14:textId="182A00BD" w:rsidR="00AE0ACE" w:rsidRPr="00DD566B" w:rsidRDefault="00AE0ACE" w:rsidP="00BD21EE">
      <w:pPr>
        <w:spacing w:after="0" w:line="240" w:lineRule="auto"/>
        <w:ind w:firstLine="709"/>
      </w:pPr>
    </w:p>
    <w:sectPr w:rsidR="00AE0ACE" w:rsidRPr="00DD566B" w:rsidSect="00A43832">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79150" w14:textId="77777777" w:rsidR="009E43E9" w:rsidRDefault="009E43E9" w:rsidP="00575151">
      <w:pPr>
        <w:spacing w:after="0" w:line="240" w:lineRule="auto"/>
      </w:pPr>
      <w:r>
        <w:separator/>
      </w:r>
    </w:p>
  </w:endnote>
  <w:endnote w:type="continuationSeparator" w:id="0">
    <w:p w14:paraId="338191A4" w14:textId="77777777" w:rsidR="009E43E9" w:rsidRDefault="009E43E9" w:rsidP="00575151">
      <w:pPr>
        <w:spacing w:after="0" w:line="240" w:lineRule="auto"/>
      </w:pPr>
      <w:r>
        <w:continuationSeparator/>
      </w:r>
    </w:p>
  </w:endnote>
  <w:endnote w:type="continuationNotice" w:id="1">
    <w:p w14:paraId="4E662423" w14:textId="77777777" w:rsidR="009E43E9" w:rsidRDefault="009E43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260248"/>
      <w:docPartObj>
        <w:docPartGallery w:val="Page Numbers (Bottom of Page)"/>
        <w:docPartUnique/>
      </w:docPartObj>
    </w:sdtPr>
    <w:sdtContent>
      <w:p w14:paraId="086D5759"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4" behindDoc="0" locked="0" layoutInCell="1" allowOverlap="1" wp14:anchorId="0739407F" wp14:editId="3A6BEE6D">
                  <wp:simplePos x="0" y="0"/>
                  <wp:positionH relativeFrom="margin">
                    <wp:align>center</wp:align>
                  </wp:positionH>
                  <wp:positionV relativeFrom="bottomMargin">
                    <wp:align>center</wp:align>
                  </wp:positionV>
                  <wp:extent cx="1282700" cy="343535"/>
                  <wp:effectExtent l="28575" t="19050" r="22225" b="8890"/>
                  <wp:wrapNone/>
                  <wp:docPr id="34" name="Cinta curv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A68AA17"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9407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4" o:spid="_x0000_s1044" type="#_x0000_t107" style="position:absolute;margin-left:0;margin-top:0;width:101pt;height:27.05pt;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uu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0k6667AgAAkAUA&#10;AA4AAAAAAAAAAAAAAAAALgIAAGRycy9lMm9Eb2MueG1sUEsBAi0AFAAGAAgAAAAhAOexYEvXAAAA&#10;BAEAAA8AAAAAAAAAAAAAAAAAFQUAAGRycy9kb3ducmV2LnhtbFBLBQYAAAAABAAEAPMAAAAZBgAA&#10;AAA=&#10;" filled="f" fillcolor="#17365d" strokecolor="#71a0dc">
                  <v:textbox>
                    <w:txbxContent>
                      <w:p w14:paraId="0A68AA17"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1</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845451"/>
      <w:docPartObj>
        <w:docPartGallery w:val="Page Numbers (Bottom of Page)"/>
        <w:docPartUnique/>
      </w:docPartObj>
    </w:sdtPr>
    <w:sdtContent>
      <w:p w14:paraId="73319CBA" w14:textId="49FF16CA"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5" behindDoc="0" locked="0" layoutInCell="1" allowOverlap="1" wp14:anchorId="7926AD58" wp14:editId="4306F80C">
                  <wp:simplePos x="0" y="0"/>
                  <wp:positionH relativeFrom="margin">
                    <wp:align>center</wp:align>
                  </wp:positionH>
                  <wp:positionV relativeFrom="bottomMargin">
                    <wp:align>center</wp:align>
                  </wp:positionV>
                  <wp:extent cx="1282700" cy="343535"/>
                  <wp:effectExtent l="28575" t="19050" r="22225" b="889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D4F131"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6</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6AD5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46" type="#_x0000_t107" style="position:absolute;margin-left:0;margin-top:0;width:101pt;height:27.05pt;z-index:251658245;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1buQ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CgYq1buQIAAJAFAAAO&#10;AAAAAAAAAAAAAAAAAC4CAABkcnMvZTJvRG9jLnhtbFBLAQItABQABgAIAAAAIQDnsWBL1wAAAAQB&#10;AAAPAAAAAAAAAAAAAAAAABMFAABkcnMvZG93bnJldi54bWxQSwUGAAAAAAQABADzAAAAFwYAAAAA&#10;" filled="f" fillcolor="#17365d" strokecolor="#71a0dc">
                  <v:textbox>
                    <w:txbxContent>
                      <w:p w14:paraId="5BD4F131"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6</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368901"/>
      <w:docPartObj>
        <w:docPartGallery w:val="Page Numbers (Bottom of Page)"/>
        <w:docPartUnique/>
      </w:docPartObj>
    </w:sdtPr>
    <w:sdtContent>
      <w:p w14:paraId="4DC572CC"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3" behindDoc="0" locked="0" layoutInCell="1" allowOverlap="1" wp14:anchorId="477445C9" wp14:editId="52A60357">
                  <wp:simplePos x="0" y="0"/>
                  <wp:positionH relativeFrom="margin">
                    <wp:align>center</wp:align>
                  </wp:positionH>
                  <wp:positionV relativeFrom="bottomMargin">
                    <wp:align>center</wp:align>
                  </wp:positionV>
                  <wp:extent cx="1282700" cy="343535"/>
                  <wp:effectExtent l="28575" t="19050" r="22225" b="8890"/>
                  <wp:wrapNone/>
                  <wp:docPr id="31" name="Cinta curv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88B544"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35</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445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1" o:spid="_x0000_s1048" type="#_x0000_t107" style="position:absolute;margin-left:0;margin-top:0;width:101pt;height:27.05pt;z-index:251658253;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Ljug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vCkS47oCAACQBQAA&#10;DgAAAAAAAAAAAAAAAAAuAgAAZHJzL2Uyb0RvYy54bWxQSwECLQAUAAYACAAAACEA57FgS9cAAAAE&#10;AQAADwAAAAAAAAAAAAAAAAAUBQAAZHJzL2Rvd25yZXYueG1sUEsFBgAAAAAEAAQA8wAAABgGAAAA&#10;AA==&#10;" filled="f" fillcolor="#17365d" strokecolor="#71a0dc">
                  <v:textbox>
                    <w:txbxContent>
                      <w:p w14:paraId="2588B544"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35</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519139"/>
      <w:docPartObj>
        <w:docPartGallery w:val="Page Numbers (Bottom of Page)"/>
        <w:docPartUnique/>
      </w:docPartObj>
    </w:sdtPr>
    <w:sdtContent>
      <w:p w14:paraId="3D790DD6"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0" behindDoc="0" locked="0" layoutInCell="1" allowOverlap="1" wp14:anchorId="451AC8C3" wp14:editId="2F94BB21">
                  <wp:simplePos x="0" y="0"/>
                  <wp:positionH relativeFrom="margin">
                    <wp:align>center</wp:align>
                  </wp:positionH>
                  <wp:positionV relativeFrom="bottomMargin">
                    <wp:align>center</wp:align>
                  </wp:positionV>
                  <wp:extent cx="1282700" cy="343535"/>
                  <wp:effectExtent l="28575" t="19050" r="22225" b="8890"/>
                  <wp:wrapNone/>
                  <wp:docPr id="465" name="Cinta curvada hacia abaj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466F2"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15</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AC8C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65" o:spid="_x0000_s1050" type="#_x0000_t107" style="position:absolute;margin-left:0;margin-top:0;width:101pt;height:27.05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0lhsL0CAACS&#10;BQAADgAAAAAAAAAAAAAAAAAuAgAAZHJzL2Uyb0RvYy54bWxQSwECLQAUAAYACAAAACEA57FgS9cA&#10;AAAEAQAADwAAAAAAAAAAAAAAAAAXBQAAZHJzL2Rvd25yZXYueG1sUEsFBgAAAAAEAAQA8wAAABsG&#10;AAAAAA==&#10;" filled="f" fillcolor="#17365d" strokecolor="#71a0dc">
                  <v:textbox>
                    <w:txbxContent>
                      <w:p w14:paraId="24D466F2" w14:textId="77777777" w:rsidR="00C82CA1" w:rsidRDefault="00C82CA1">
                        <w:pPr>
                          <w:jc w:val="center"/>
                          <w:rPr>
                            <w:color w:val="5B9BD5" w:themeColor="accent1"/>
                          </w:rPr>
                        </w:pPr>
                        <w:r>
                          <w:fldChar w:fldCharType="begin"/>
                        </w:r>
                        <w:r>
                          <w:instrText>PAGE    \* MERGEFORMAT</w:instrText>
                        </w:r>
                        <w:r>
                          <w:fldChar w:fldCharType="separate"/>
                        </w:r>
                        <w:r w:rsidR="0061722A" w:rsidRPr="0061722A">
                          <w:rPr>
                            <w:noProof/>
                            <w:color w:val="5B9BD5" w:themeColor="accent1"/>
                            <w:lang w:val="es-ES"/>
                          </w:rPr>
                          <w:t>15</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55542" w14:textId="77777777" w:rsidR="009E43E9" w:rsidRDefault="009E43E9" w:rsidP="00575151">
      <w:pPr>
        <w:spacing w:after="0" w:line="240" w:lineRule="auto"/>
      </w:pPr>
      <w:r>
        <w:separator/>
      </w:r>
    </w:p>
  </w:footnote>
  <w:footnote w:type="continuationSeparator" w:id="0">
    <w:p w14:paraId="0010B431" w14:textId="77777777" w:rsidR="009E43E9" w:rsidRDefault="009E43E9" w:rsidP="00575151">
      <w:pPr>
        <w:spacing w:after="0" w:line="240" w:lineRule="auto"/>
      </w:pPr>
      <w:r>
        <w:continuationSeparator/>
      </w:r>
    </w:p>
  </w:footnote>
  <w:footnote w:type="continuationNotice" w:id="1">
    <w:p w14:paraId="16D8016E" w14:textId="77777777" w:rsidR="009E43E9" w:rsidRDefault="009E43E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3D9D4" w14:textId="77777777"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3" behindDoc="0" locked="0" layoutInCell="1" allowOverlap="1" wp14:anchorId="133911C9" wp14:editId="0F6C0531">
              <wp:simplePos x="0" y="0"/>
              <wp:positionH relativeFrom="column">
                <wp:posOffset>4518660</wp:posOffset>
              </wp:positionH>
              <wp:positionV relativeFrom="paragraph">
                <wp:posOffset>-69215</wp:posOffset>
              </wp:positionV>
              <wp:extent cx="2150745" cy="775970"/>
              <wp:effectExtent l="0" t="0" r="1905" b="508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08DCB0D8" w14:textId="77777777" w:rsidR="00C82CA1" w:rsidRDefault="00C82CA1" w:rsidP="00A7145B">
                          <w:pPr>
                            <w:pStyle w:val="Encabezado"/>
                            <w:jc w:val="right"/>
                          </w:pPr>
                          <w:r>
                            <w:t>José Juan Armenta Segura</w:t>
                          </w:r>
                        </w:p>
                        <w:p w14:paraId="157905EB"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911C9" id="_x0000_t202" coordsize="21600,21600" o:spt="202" path="m,l,21600r21600,l21600,xe">
              <v:stroke joinstyle="miter"/>
              <v:path gradientshapeok="t" o:connecttype="rect"/>
            </v:shapetype>
            <v:shape id="_x0000_s1042" type="#_x0000_t202" style="position:absolute;left:0;text-align:left;margin-left:355.8pt;margin-top:-5.45pt;width:169.35pt;height:61.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" stroked="f">
              <v:textbox>
                <w:txbxContent>
                  <w:p w14:paraId="08DCB0D8" w14:textId="77777777" w:rsidR="00C82CA1" w:rsidRDefault="00C82CA1" w:rsidP="00A7145B">
                    <w:pPr>
                      <w:pStyle w:val="Encabezado"/>
                      <w:jc w:val="right"/>
                    </w:pPr>
                    <w:r>
                      <w:t>José Juan Armenta Segura</w:t>
                    </w:r>
                  </w:p>
                  <w:p w14:paraId="157905EB" w14:textId="77777777" w:rsidR="00C82CA1" w:rsidRDefault="00C82CA1"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2" behindDoc="1" locked="0" layoutInCell="1" allowOverlap="1" wp14:anchorId="3E0FF2FB" wp14:editId="04E95A48">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30" name="Imagen 130"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D785415" w14:textId="77777777" w:rsidR="00C82CA1" w:rsidRDefault="00C82CA1" w:rsidP="00A7145B">
    <w:pPr>
      <w:pStyle w:val="Encabezado"/>
      <w:ind w:left="1134"/>
    </w:pPr>
    <w:r>
      <w:t>Coordinación de Seguridad de la Información</w:t>
    </w:r>
  </w:p>
  <w:p w14:paraId="6C3EA110" w14:textId="77777777" w:rsidR="00C82CA1" w:rsidRDefault="00C82CA1" w:rsidP="00A7145B">
    <w:pPr>
      <w:pStyle w:val="Encabezado"/>
      <w:ind w:left="1134"/>
    </w:pPr>
    <w:r>
      <w:t>UNAM-CERT</w:t>
    </w:r>
  </w:p>
  <w:p w14:paraId="39B5D12F" w14:textId="77777777" w:rsidR="00C82CA1" w:rsidRDefault="00C82CA1"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0F26C0FC" w14:textId="77777777" w:rsidR="00C82CA1" w:rsidRDefault="00C82CA1">
    <w:pPr>
      <w:pStyle w:val="Encabezado"/>
    </w:pPr>
  </w:p>
  <w:p w14:paraId="5CC62CE8" w14:textId="77777777" w:rsidR="00C82CA1" w:rsidRDefault="00C82CA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1403B" w14:textId="77777777" w:rsidR="00C82CA1" w:rsidRDefault="00C82CA1" w:rsidP="004C4F37">
    <w:pPr>
      <w:pStyle w:val="Encabezado"/>
      <w:ind w:left="1134"/>
    </w:pPr>
    <w:r>
      <w:rPr>
        <w:noProof/>
        <w:lang w:eastAsia="es-MX"/>
      </w:rPr>
      <mc:AlternateContent>
        <mc:Choice Requires="wps">
          <w:drawing>
            <wp:anchor distT="45720" distB="45720" distL="114300" distR="114300" simplePos="0" relativeHeight="251658247" behindDoc="0" locked="0" layoutInCell="1" allowOverlap="1" wp14:anchorId="0A44EC71" wp14:editId="112F5876">
              <wp:simplePos x="0" y="0"/>
              <wp:positionH relativeFrom="margin">
                <wp:align>right</wp:align>
              </wp:positionH>
              <wp:positionV relativeFrom="paragraph">
                <wp:posOffset>5213</wp:posOffset>
              </wp:positionV>
              <wp:extent cx="2150745" cy="775970"/>
              <wp:effectExtent l="0" t="0" r="1905" b="508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FF1EE7" w14:textId="77777777" w:rsidR="00C82CA1" w:rsidRDefault="00C82CA1" w:rsidP="004C4F37">
                          <w:pPr>
                            <w:pStyle w:val="Encabezado"/>
                            <w:jc w:val="right"/>
                          </w:pPr>
                          <w:r>
                            <w:t>José Juan Armenta Segura</w:t>
                          </w:r>
                        </w:p>
                        <w:p w14:paraId="0E513E37" w14:textId="77777777" w:rsidR="00C82CA1" w:rsidRDefault="00C82CA1"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EC71" id="_x0000_t202" coordsize="21600,21600" o:spt="202" path="m,l,21600r21600,l21600,xe">
              <v:stroke joinstyle="miter"/>
              <v:path gradientshapeok="t" o:connecttype="rect"/>
            </v:shapetype>
            <v:shape id="_x0000_s1043" type="#_x0000_t202" style="position:absolute;left:0;text-align:left;margin-left:118.15pt;margin-top:.4pt;width:169.35pt;height:61.1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" stroked="f">
              <v:textbox>
                <w:txbxContent>
                  <w:p w14:paraId="18FF1EE7" w14:textId="77777777" w:rsidR="00C82CA1" w:rsidRDefault="00C82CA1" w:rsidP="004C4F37">
                    <w:pPr>
                      <w:pStyle w:val="Encabezado"/>
                      <w:jc w:val="right"/>
                    </w:pPr>
                    <w:r>
                      <w:t>José Juan Armenta Segura</w:t>
                    </w:r>
                  </w:p>
                  <w:p w14:paraId="0E513E37" w14:textId="77777777" w:rsidR="00C82CA1" w:rsidRDefault="00C82CA1"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6" behindDoc="1" locked="0" layoutInCell="1" allowOverlap="1" wp14:anchorId="60615D30" wp14:editId="1240EEBB">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31" name="Imagen 131"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2169BB07" w14:textId="77777777" w:rsidR="00C82CA1" w:rsidRDefault="00C82CA1" w:rsidP="004C4F37">
    <w:pPr>
      <w:pStyle w:val="Encabezado"/>
      <w:ind w:left="1134"/>
    </w:pPr>
    <w:r>
      <w:t>Coordinación de Seguridad de la Información</w:t>
    </w:r>
  </w:p>
  <w:p w14:paraId="7038B9BB" w14:textId="77777777" w:rsidR="00C82CA1" w:rsidRDefault="00C82CA1" w:rsidP="004C4F37">
    <w:pPr>
      <w:pStyle w:val="Encabezado"/>
      <w:ind w:left="1134"/>
    </w:pPr>
    <w:r>
      <w:t>UNAM-CERT</w:t>
    </w:r>
  </w:p>
  <w:p w14:paraId="4B3A31FF" w14:textId="77777777" w:rsidR="00C82CA1" w:rsidRDefault="00C82CA1"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29CCF3E" w14:textId="77777777" w:rsidR="00C82CA1" w:rsidRDefault="00C82CA1" w:rsidP="004C4F37">
    <w:pPr>
      <w:pStyle w:val="Encabezado"/>
    </w:pPr>
  </w:p>
  <w:p w14:paraId="24C73B91" w14:textId="77777777" w:rsidR="00C82CA1" w:rsidRDefault="00C82CA1" w:rsidP="004C4F37">
    <w:pPr>
      <w:pStyle w:val="Encabezado"/>
    </w:pPr>
  </w:p>
  <w:p w14:paraId="654C47AC" w14:textId="77777777" w:rsidR="00C82CA1" w:rsidRDefault="00C82CA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9CB4" w14:textId="77777777"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1" behindDoc="0" locked="0" layoutInCell="1" allowOverlap="1" wp14:anchorId="73319CBB" wp14:editId="537A5724">
              <wp:simplePos x="0" y="0"/>
              <wp:positionH relativeFrom="margin">
                <wp:align>right</wp:align>
              </wp:positionH>
              <wp:positionV relativeFrom="paragraph">
                <wp:posOffset>5213</wp:posOffset>
              </wp:positionV>
              <wp:extent cx="2150745" cy="775970"/>
              <wp:effectExtent l="0" t="0" r="1905"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73319CD4" w14:textId="77777777" w:rsidR="00C82CA1" w:rsidRDefault="00C82CA1" w:rsidP="00A7145B">
                          <w:pPr>
                            <w:pStyle w:val="Encabezado"/>
                            <w:jc w:val="right"/>
                          </w:pPr>
                          <w:r>
                            <w:t>José Juan Armenta Segura</w:t>
                          </w:r>
                        </w:p>
                        <w:p w14:paraId="73319CD5"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19CBB" id="_x0000_t202" coordsize="21600,21600" o:spt="202" path="m,l,21600r21600,l21600,xe">
              <v:stroke joinstyle="miter"/>
              <v:path gradientshapeok="t" o:connecttype="rect"/>
            </v:shapetype>
            <v:shape id="_x0000_s1045" type="#_x0000_t202" style="position:absolute;left:0;text-align:left;margin-left:118.15pt;margin-top:.4pt;width:169.35pt;height:61.1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" stroked="f">
              <v:textbox>
                <w:txbxContent>
                  <w:p w14:paraId="73319CD4" w14:textId="77777777" w:rsidR="00C82CA1" w:rsidRDefault="00C82CA1" w:rsidP="00A7145B">
                    <w:pPr>
                      <w:pStyle w:val="Encabezado"/>
                      <w:jc w:val="right"/>
                    </w:pPr>
                    <w:r>
                      <w:t>José Juan Armenta Segura</w:t>
                    </w:r>
                  </w:p>
                  <w:p w14:paraId="73319CD5" w14:textId="77777777" w:rsidR="00C82CA1" w:rsidRDefault="00C82CA1" w:rsidP="00A7145B">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0" behindDoc="1" locked="0" layoutInCell="1" allowOverlap="1" wp14:anchorId="73319CBD" wp14:editId="73319CBE">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3" name="Imagen 16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73319CB5" w14:textId="77777777" w:rsidR="00C82CA1" w:rsidRDefault="00C82CA1" w:rsidP="00A7145B">
    <w:pPr>
      <w:pStyle w:val="Encabezado"/>
      <w:ind w:left="1134"/>
    </w:pPr>
    <w:r>
      <w:t>Coordinación de Seguridad de la Información</w:t>
    </w:r>
  </w:p>
  <w:p w14:paraId="73319CB6" w14:textId="77777777" w:rsidR="00C82CA1" w:rsidRDefault="00C82CA1" w:rsidP="00A7145B">
    <w:pPr>
      <w:pStyle w:val="Encabezado"/>
      <w:ind w:left="1134"/>
    </w:pPr>
    <w:r>
      <w:t>UNAM-CERT</w:t>
    </w:r>
  </w:p>
  <w:p w14:paraId="73319CB7" w14:textId="6FE5B4A8" w:rsidR="00C82CA1" w:rsidRDefault="00C82CA1" w:rsidP="007A7A8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73319CB8" w14:textId="77777777" w:rsidR="00C82CA1" w:rsidRDefault="00C82CA1">
    <w:pPr>
      <w:pStyle w:val="Encabezado"/>
    </w:pPr>
  </w:p>
  <w:p w14:paraId="73319CB9" w14:textId="77777777" w:rsidR="00C82CA1" w:rsidRDefault="00C82CA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4682B" w14:textId="372E88D9"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9" behindDoc="0" locked="0" layoutInCell="1" allowOverlap="1" wp14:anchorId="7B95F2D0" wp14:editId="42911CF5">
              <wp:simplePos x="0" y="0"/>
              <wp:positionH relativeFrom="column">
                <wp:posOffset>4518660</wp:posOffset>
              </wp:positionH>
              <wp:positionV relativeFrom="paragraph">
                <wp:posOffset>-69215</wp:posOffset>
              </wp:positionV>
              <wp:extent cx="2150745" cy="775970"/>
              <wp:effectExtent l="0" t="0" r="1905" b="508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6E44D2" w14:textId="77777777" w:rsidR="00C82CA1" w:rsidRDefault="00C82CA1" w:rsidP="00A7145B">
                          <w:pPr>
                            <w:pStyle w:val="Encabezado"/>
                            <w:jc w:val="right"/>
                          </w:pPr>
                          <w:r>
                            <w:t>José Juan Armenta Segura</w:t>
                          </w:r>
                        </w:p>
                        <w:p w14:paraId="5952DD5E"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F2D0" id="_x0000_t202" coordsize="21600,21600" o:spt="202" path="m,l,21600r21600,l21600,xe">
              <v:stroke joinstyle="miter"/>
              <v:path gradientshapeok="t" o:connecttype="rect"/>
            </v:shapetype>
            <v:shape id="_x0000_s1047" type="#_x0000_t202" style="position:absolute;left:0;text-align:left;margin-left:355.8pt;margin-top:-5.45pt;width:169.35pt;height:61.1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" stroked="f">
              <v:textbox>
                <w:txbxContent>
                  <w:p w14:paraId="186E44D2" w14:textId="77777777" w:rsidR="00C82CA1" w:rsidRDefault="00C82CA1" w:rsidP="00A7145B">
                    <w:pPr>
                      <w:pStyle w:val="Encabezado"/>
                      <w:jc w:val="right"/>
                    </w:pPr>
                    <w:r>
                      <w:t>José Juan Armenta Segura</w:t>
                    </w:r>
                  </w:p>
                  <w:p w14:paraId="5952DD5E" w14:textId="77777777" w:rsidR="00C82CA1" w:rsidRDefault="00C82CA1"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8" behindDoc="1" locked="0" layoutInCell="1" allowOverlap="1" wp14:anchorId="5410C589" wp14:editId="2276ED24">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5" name="Imagen 165"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875875">
      <w:t>P</w:t>
    </w:r>
    <w:r>
      <w:t>l</w:t>
    </w:r>
    <w:r w:rsidRPr="00875875">
      <w:t>a</w:t>
    </w:r>
    <w:r>
      <w:t>n</w:t>
    </w:r>
    <w:r w:rsidRPr="00875875">
      <w:t xml:space="preserve"> de Becas en Seguridad Informática</w:t>
    </w:r>
  </w:p>
  <w:p w14:paraId="3BFCFE08" w14:textId="77777777" w:rsidR="00C82CA1" w:rsidRDefault="00C82CA1" w:rsidP="00A7145B">
    <w:pPr>
      <w:pStyle w:val="Encabezado"/>
      <w:ind w:left="1134"/>
    </w:pPr>
    <w:r>
      <w:t>Coordinación de Seguridad de la Información</w:t>
    </w:r>
  </w:p>
  <w:p w14:paraId="73AA4C86" w14:textId="77777777" w:rsidR="00C82CA1" w:rsidRDefault="00C82CA1" w:rsidP="00A7145B">
    <w:pPr>
      <w:pStyle w:val="Encabezado"/>
      <w:ind w:left="1134"/>
    </w:pPr>
    <w:r>
      <w:t>UNAM-CERT</w:t>
    </w:r>
  </w:p>
  <w:p w14:paraId="6746A5CA" w14:textId="77777777" w:rsidR="00C82CA1" w:rsidRDefault="00C82CA1"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C5332FE" w14:textId="77777777" w:rsidR="00C82CA1" w:rsidRDefault="00C82CA1">
    <w:pPr>
      <w:pStyle w:val="Encabezado"/>
    </w:pPr>
  </w:p>
  <w:p w14:paraId="3ED7F05F" w14:textId="77777777" w:rsidR="00C82CA1" w:rsidRDefault="00C82CA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1A5D" w14:textId="77777777" w:rsidR="00C82CA1" w:rsidRDefault="00C82CA1" w:rsidP="004C4F37">
    <w:pPr>
      <w:pStyle w:val="Encabezado"/>
      <w:ind w:left="1134"/>
    </w:pPr>
    <w:r>
      <w:rPr>
        <w:noProof/>
        <w:lang w:eastAsia="es-MX"/>
      </w:rPr>
      <mc:AlternateContent>
        <mc:Choice Requires="wps">
          <w:drawing>
            <wp:anchor distT="45720" distB="45720" distL="114300" distR="114300" simplePos="0" relativeHeight="251658252" behindDoc="0" locked="0" layoutInCell="1" allowOverlap="1" wp14:anchorId="45DAF9D8" wp14:editId="7CAFBA1E">
              <wp:simplePos x="0" y="0"/>
              <wp:positionH relativeFrom="margin">
                <wp:align>right</wp:align>
              </wp:positionH>
              <wp:positionV relativeFrom="paragraph">
                <wp:posOffset>5213</wp:posOffset>
              </wp:positionV>
              <wp:extent cx="2150745" cy="775970"/>
              <wp:effectExtent l="0" t="0" r="1905" b="508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4B69EDE8" w14:textId="77777777" w:rsidR="00C82CA1" w:rsidRDefault="00C82CA1" w:rsidP="004C4F37">
                          <w:pPr>
                            <w:pStyle w:val="Encabezado"/>
                            <w:jc w:val="right"/>
                          </w:pPr>
                          <w:r>
                            <w:t>José Juan Armenta Segura</w:t>
                          </w:r>
                        </w:p>
                        <w:p w14:paraId="39D8B074" w14:textId="77777777" w:rsidR="00C82CA1" w:rsidRDefault="00C82CA1"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AF9D8" id="_x0000_t202" coordsize="21600,21600" o:spt="202" path="m,l,21600r21600,l21600,xe">
              <v:stroke joinstyle="miter"/>
              <v:path gradientshapeok="t" o:connecttype="rect"/>
            </v:shapetype>
            <v:shape id="_x0000_s1049" type="#_x0000_t202" style="position:absolute;left:0;text-align:left;margin-left:118.15pt;margin-top:.4pt;width:169.35pt;height:61.1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" stroked="f">
              <v:textbox>
                <w:txbxContent>
                  <w:p w14:paraId="4B69EDE8" w14:textId="77777777" w:rsidR="00C82CA1" w:rsidRDefault="00C82CA1" w:rsidP="004C4F37">
                    <w:pPr>
                      <w:pStyle w:val="Encabezado"/>
                      <w:jc w:val="right"/>
                    </w:pPr>
                    <w:r>
                      <w:t>José Juan Armenta Segura</w:t>
                    </w:r>
                  </w:p>
                  <w:p w14:paraId="39D8B074" w14:textId="77777777" w:rsidR="00C82CA1" w:rsidRDefault="00C82CA1"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51" behindDoc="1" locked="0" layoutInCell="1" allowOverlap="1" wp14:anchorId="7C840B41" wp14:editId="70B0AE47">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6" name="Imagen 166"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C57357B" w14:textId="77777777" w:rsidR="00C82CA1" w:rsidRDefault="00C82CA1" w:rsidP="004C4F37">
    <w:pPr>
      <w:pStyle w:val="Encabezado"/>
      <w:ind w:left="1134"/>
    </w:pPr>
    <w:r>
      <w:t>Coordinación de Seguridad de la Información</w:t>
    </w:r>
  </w:p>
  <w:p w14:paraId="18AB8567" w14:textId="77777777" w:rsidR="00C82CA1" w:rsidRDefault="00C82CA1" w:rsidP="004C4F37">
    <w:pPr>
      <w:pStyle w:val="Encabezado"/>
      <w:ind w:left="1134"/>
    </w:pPr>
    <w:r>
      <w:t>UNAM-CERT</w:t>
    </w:r>
  </w:p>
  <w:p w14:paraId="07299278" w14:textId="77777777" w:rsidR="00C82CA1" w:rsidRDefault="00C82CA1"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60E4B519" w14:textId="77777777" w:rsidR="00C82CA1" w:rsidRDefault="00C82CA1" w:rsidP="004C4F37">
    <w:pPr>
      <w:pStyle w:val="Encabezado"/>
    </w:pPr>
  </w:p>
  <w:p w14:paraId="41046011" w14:textId="77777777" w:rsidR="00C82CA1" w:rsidRDefault="00C82CA1" w:rsidP="004C4F37">
    <w:pPr>
      <w:pStyle w:val="Encabezado"/>
    </w:pPr>
  </w:p>
  <w:p w14:paraId="5FE639CD" w14:textId="77777777" w:rsidR="00C82CA1" w:rsidRDefault="00C82C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8.85pt;height:80.7pt;visibility:visible;mso-wrap-style:square" o:bullet="t">
        <v:imagedata r:id="rId1" o:title=""/>
      </v:shape>
    </w:pict>
  </w:numPicBullet>
  <w:abstractNum w:abstractNumId="0" w15:restartNumberingAfterBreak="0">
    <w:nsid w:val="02202C96"/>
    <w:multiLevelType w:val="hybridMultilevel"/>
    <w:tmpl w:val="88BE81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19486C"/>
    <w:multiLevelType w:val="hybridMultilevel"/>
    <w:tmpl w:val="1364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57D96"/>
    <w:multiLevelType w:val="hybridMultilevel"/>
    <w:tmpl w:val="579C9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EF63C6"/>
    <w:multiLevelType w:val="hybridMultilevel"/>
    <w:tmpl w:val="6DEEB3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045EF6"/>
    <w:multiLevelType w:val="hybridMultilevel"/>
    <w:tmpl w:val="A44C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6170CA"/>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B4D93"/>
    <w:multiLevelType w:val="hybridMultilevel"/>
    <w:tmpl w:val="6B842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4745C8"/>
    <w:multiLevelType w:val="hybridMultilevel"/>
    <w:tmpl w:val="B846C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2E7985"/>
    <w:multiLevelType w:val="hybridMultilevel"/>
    <w:tmpl w:val="86D88A0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1B9313E4"/>
    <w:multiLevelType w:val="hybridMultilevel"/>
    <w:tmpl w:val="9CA03A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EB410CA"/>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AD49F3"/>
    <w:multiLevelType w:val="multilevel"/>
    <w:tmpl w:val="5502AC5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7D7BA4"/>
    <w:multiLevelType w:val="hybridMultilevel"/>
    <w:tmpl w:val="194AA7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3" w15:restartNumberingAfterBreak="0">
    <w:nsid w:val="2299059D"/>
    <w:multiLevelType w:val="hybridMultilevel"/>
    <w:tmpl w:val="209C8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9A12D4"/>
    <w:multiLevelType w:val="hybridMultilevel"/>
    <w:tmpl w:val="293C504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4AC040B"/>
    <w:multiLevelType w:val="hybridMultilevel"/>
    <w:tmpl w:val="A7E23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8E4F55"/>
    <w:multiLevelType w:val="hybridMultilevel"/>
    <w:tmpl w:val="6AA0F1A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2A9D7A13"/>
    <w:multiLevelType w:val="multilevel"/>
    <w:tmpl w:val="55262B42"/>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8031E2"/>
    <w:multiLevelType w:val="hybridMultilevel"/>
    <w:tmpl w:val="ADF86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900B71"/>
    <w:multiLevelType w:val="hybridMultilevel"/>
    <w:tmpl w:val="30D61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059746C"/>
    <w:multiLevelType w:val="hybridMultilevel"/>
    <w:tmpl w:val="2990CC8A"/>
    <w:lvl w:ilvl="0" w:tplc="080A0001">
      <w:start w:val="1"/>
      <w:numFmt w:val="bullet"/>
      <w:lvlText w:val=""/>
      <w:lvlJc w:val="left"/>
      <w:pPr>
        <w:ind w:left="3600" w:hanging="360"/>
      </w:pPr>
      <w:rPr>
        <w:rFonts w:ascii="Symbol" w:hAnsi="Symbol" w:hint="default"/>
      </w:rPr>
    </w:lvl>
    <w:lvl w:ilvl="1" w:tplc="080A0001">
      <w:start w:val="1"/>
      <w:numFmt w:val="bullet"/>
      <w:lvlText w:val=""/>
      <w:lvlJc w:val="left"/>
      <w:pPr>
        <w:ind w:left="4320" w:hanging="360"/>
      </w:pPr>
      <w:rPr>
        <w:rFonts w:ascii="Symbol" w:hAnsi="Symbol"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1" w15:restartNumberingAfterBreak="0">
    <w:nsid w:val="3121082D"/>
    <w:multiLevelType w:val="hybridMultilevel"/>
    <w:tmpl w:val="99ACDDB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15003C9"/>
    <w:multiLevelType w:val="hybridMultilevel"/>
    <w:tmpl w:val="D0721E2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23" w15:restartNumberingAfterBreak="0">
    <w:nsid w:val="32313D8C"/>
    <w:multiLevelType w:val="hybridMultilevel"/>
    <w:tmpl w:val="CF523534"/>
    <w:lvl w:ilvl="0" w:tplc="BE96F4F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38C30AE"/>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5E376B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E86353"/>
    <w:multiLevelType w:val="hybridMultilevel"/>
    <w:tmpl w:val="5296A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67A80"/>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1CC5E69"/>
    <w:multiLevelType w:val="hybridMultilevel"/>
    <w:tmpl w:val="33AA4B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5779D7"/>
    <w:multiLevelType w:val="hybridMultilevel"/>
    <w:tmpl w:val="1ED07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5C6118A"/>
    <w:multiLevelType w:val="hybridMultilevel"/>
    <w:tmpl w:val="346A4592"/>
    <w:lvl w:ilvl="0" w:tplc="D7F2DA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AC95217"/>
    <w:multiLevelType w:val="hybridMultilevel"/>
    <w:tmpl w:val="07E2CAEC"/>
    <w:lvl w:ilvl="0" w:tplc="BCCEC686">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EA143D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5D65E9"/>
    <w:multiLevelType w:val="hybridMultilevel"/>
    <w:tmpl w:val="E124B03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4" w15:restartNumberingAfterBreak="0">
    <w:nsid w:val="5081314D"/>
    <w:multiLevelType w:val="hybridMultilevel"/>
    <w:tmpl w:val="0590A3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85C1193"/>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86152BE"/>
    <w:multiLevelType w:val="hybridMultilevel"/>
    <w:tmpl w:val="2E389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9734897"/>
    <w:multiLevelType w:val="multilevel"/>
    <w:tmpl w:val="501E1436"/>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A5709E0"/>
    <w:multiLevelType w:val="hybridMultilevel"/>
    <w:tmpl w:val="0EC02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DAD72C1"/>
    <w:multiLevelType w:val="hybridMultilevel"/>
    <w:tmpl w:val="5608D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E233957"/>
    <w:multiLevelType w:val="hybridMultilevel"/>
    <w:tmpl w:val="ECEE05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0AD2526"/>
    <w:multiLevelType w:val="hybridMultilevel"/>
    <w:tmpl w:val="A0A69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64370FE"/>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9291D0C"/>
    <w:multiLevelType w:val="hybridMultilevel"/>
    <w:tmpl w:val="F2F2BDE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A7D1DD6"/>
    <w:multiLevelType w:val="hybridMultilevel"/>
    <w:tmpl w:val="ABC639F6"/>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45" w15:restartNumberingAfterBreak="0">
    <w:nsid w:val="6ADD7C40"/>
    <w:multiLevelType w:val="hybridMultilevel"/>
    <w:tmpl w:val="02443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03D2258"/>
    <w:multiLevelType w:val="hybridMultilevel"/>
    <w:tmpl w:val="AA6C6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357268F"/>
    <w:multiLevelType w:val="multilevel"/>
    <w:tmpl w:val="240C4444"/>
    <w:lvl w:ilvl="0">
      <w:start w:val="3"/>
      <w:numFmt w:val="decimal"/>
      <w:lvlText w:val="%1."/>
      <w:lvlJc w:val="left"/>
      <w:pPr>
        <w:ind w:left="720" w:hanging="360"/>
      </w:pPr>
      <w:rPr>
        <w:rFonts w:hint="default"/>
      </w:rPr>
    </w:lvl>
    <w:lvl w:ilvl="1">
      <w:start w:val="1"/>
      <w:numFmt w:val="decimal"/>
      <w:isLgl/>
      <w:lvlText w:val="%1.%2"/>
      <w:lvlJc w:val="left"/>
      <w:pPr>
        <w:ind w:left="1065" w:hanging="7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5800D54"/>
    <w:multiLevelType w:val="hybridMultilevel"/>
    <w:tmpl w:val="E47AB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5A80940"/>
    <w:multiLevelType w:val="hybridMultilevel"/>
    <w:tmpl w:val="12E2C456"/>
    <w:lvl w:ilvl="0" w:tplc="080A0001">
      <w:start w:val="1"/>
      <w:numFmt w:val="bullet"/>
      <w:lvlText w:val=""/>
      <w:lvlJc w:val="left"/>
      <w:pPr>
        <w:ind w:left="3600" w:hanging="360"/>
      </w:pPr>
      <w:rPr>
        <w:rFonts w:ascii="Symbol" w:hAnsi="Symbol" w:hint="default"/>
      </w:rPr>
    </w:lvl>
    <w:lvl w:ilvl="1" w:tplc="080A0003">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0" w15:restartNumberingAfterBreak="0">
    <w:nsid w:val="775C601B"/>
    <w:multiLevelType w:val="hybridMultilevel"/>
    <w:tmpl w:val="77DA58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7721E1D"/>
    <w:multiLevelType w:val="hybridMultilevel"/>
    <w:tmpl w:val="0930F3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7874E22"/>
    <w:multiLevelType w:val="hybridMultilevel"/>
    <w:tmpl w:val="639235F0"/>
    <w:lvl w:ilvl="0" w:tplc="7EBC8A6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77F71893"/>
    <w:multiLevelType w:val="hybridMultilevel"/>
    <w:tmpl w:val="0F84B05E"/>
    <w:lvl w:ilvl="0" w:tplc="9AC878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CA937B5"/>
    <w:multiLevelType w:val="multilevel"/>
    <w:tmpl w:val="240C4444"/>
    <w:lvl w:ilvl="0">
      <w:start w:val="3"/>
      <w:numFmt w:val="decimal"/>
      <w:lvlText w:val="%1."/>
      <w:lvlJc w:val="left"/>
      <w:pPr>
        <w:ind w:left="720" w:hanging="360"/>
      </w:pPr>
      <w:rPr>
        <w:rFonts w:hint="default"/>
      </w:rPr>
    </w:lvl>
    <w:lvl w:ilvl="1">
      <w:start w:val="1"/>
      <w:numFmt w:val="decimal"/>
      <w:isLgl/>
      <w:lvlText w:val="%1.%2"/>
      <w:lvlJc w:val="left"/>
      <w:pPr>
        <w:ind w:left="1065" w:hanging="7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CBC7F83"/>
    <w:multiLevelType w:val="hybridMultilevel"/>
    <w:tmpl w:val="F1A84E4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D2953D2"/>
    <w:multiLevelType w:val="hybridMultilevel"/>
    <w:tmpl w:val="C91EF87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55"/>
  </w:num>
  <w:num w:numId="2">
    <w:abstractNumId w:val="50"/>
  </w:num>
  <w:num w:numId="3">
    <w:abstractNumId w:val="23"/>
  </w:num>
  <w:num w:numId="4">
    <w:abstractNumId w:val="54"/>
  </w:num>
  <w:num w:numId="5">
    <w:abstractNumId w:val="51"/>
  </w:num>
  <w:num w:numId="6">
    <w:abstractNumId w:val="13"/>
  </w:num>
  <w:num w:numId="7">
    <w:abstractNumId w:val="32"/>
  </w:num>
  <w:num w:numId="8">
    <w:abstractNumId w:val="29"/>
  </w:num>
  <w:num w:numId="9">
    <w:abstractNumId w:val="26"/>
  </w:num>
  <w:num w:numId="10">
    <w:abstractNumId w:val="22"/>
  </w:num>
  <w:num w:numId="11">
    <w:abstractNumId w:val="5"/>
  </w:num>
  <w:num w:numId="12">
    <w:abstractNumId w:val="3"/>
  </w:num>
  <w:num w:numId="13">
    <w:abstractNumId w:val="25"/>
  </w:num>
  <w:num w:numId="14">
    <w:abstractNumId w:val="53"/>
  </w:num>
  <w:num w:numId="15">
    <w:abstractNumId w:val="49"/>
  </w:num>
  <w:num w:numId="16">
    <w:abstractNumId w:val="33"/>
  </w:num>
  <w:num w:numId="17">
    <w:abstractNumId w:val="1"/>
  </w:num>
  <w:num w:numId="18">
    <w:abstractNumId w:val="7"/>
  </w:num>
  <w:num w:numId="19">
    <w:abstractNumId w:val="9"/>
  </w:num>
  <w:num w:numId="20">
    <w:abstractNumId w:val="4"/>
  </w:num>
  <w:num w:numId="21">
    <w:abstractNumId w:val="39"/>
  </w:num>
  <w:num w:numId="22">
    <w:abstractNumId w:val="8"/>
  </w:num>
  <w:num w:numId="23">
    <w:abstractNumId w:val="16"/>
  </w:num>
  <w:num w:numId="24">
    <w:abstractNumId w:val="10"/>
  </w:num>
  <w:num w:numId="25">
    <w:abstractNumId w:val="14"/>
  </w:num>
  <w:num w:numId="26">
    <w:abstractNumId w:val="46"/>
  </w:num>
  <w:num w:numId="27">
    <w:abstractNumId w:val="56"/>
  </w:num>
  <w:num w:numId="28">
    <w:abstractNumId w:val="40"/>
  </w:num>
  <w:num w:numId="29">
    <w:abstractNumId w:val="21"/>
  </w:num>
  <w:num w:numId="30">
    <w:abstractNumId w:val="28"/>
  </w:num>
  <w:num w:numId="31">
    <w:abstractNumId w:val="34"/>
  </w:num>
  <w:num w:numId="32">
    <w:abstractNumId w:val="11"/>
  </w:num>
  <w:num w:numId="33">
    <w:abstractNumId w:val="37"/>
  </w:num>
  <w:num w:numId="34">
    <w:abstractNumId w:val="12"/>
  </w:num>
  <w:num w:numId="35">
    <w:abstractNumId w:val="43"/>
  </w:num>
  <w:num w:numId="36">
    <w:abstractNumId w:val="38"/>
  </w:num>
  <w:num w:numId="37">
    <w:abstractNumId w:val="31"/>
  </w:num>
  <w:num w:numId="38">
    <w:abstractNumId w:val="30"/>
  </w:num>
  <w:num w:numId="39">
    <w:abstractNumId w:val="2"/>
  </w:num>
  <w:num w:numId="40">
    <w:abstractNumId w:val="41"/>
  </w:num>
  <w:num w:numId="41">
    <w:abstractNumId w:val="19"/>
  </w:num>
  <w:num w:numId="42">
    <w:abstractNumId w:val="20"/>
  </w:num>
  <w:num w:numId="43">
    <w:abstractNumId w:val="6"/>
  </w:num>
  <w:num w:numId="44">
    <w:abstractNumId w:val="44"/>
  </w:num>
  <w:num w:numId="45">
    <w:abstractNumId w:val="45"/>
  </w:num>
  <w:num w:numId="46">
    <w:abstractNumId w:val="42"/>
  </w:num>
  <w:num w:numId="47">
    <w:abstractNumId w:val="18"/>
  </w:num>
  <w:num w:numId="48">
    <w:abstractNumId w:val="36"/>
  </w:num>
  <w:num w:numId="49">
    <w:abstractNumId w:val="15"/>
  </w:num>
  <w:num w:numId="50">
    <w:abstractNumId w:val="0"/>
  </w:num>
  <w:num w:numId="51">
    <w:abstractNumId w:val="52"/>
  </w:num>
  <w:num w:numId="52">
    <w:abstractNumId w:val="35"/>
  </w:num>
  <w:num w:numId="53">
    <w:abstractNumId w:val="17"/>
  </w:num>
  <w:num w:numId="54">
    <w:abstractNumId w:val="24"/>
  </w:num>
  <w:num w:numId="55">
    <w:abstractNumId w:val="48"/>
  </w:num>
  <w:num w:numId="56">
    <w:abstractNumId w:val="47"/>
  </w:num>
  <w:num w:numId="57">
    <w:abstractNumId w:val="27"/>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 g">
    <w15:presenceInfo w15:providerId="Windows Live" w15:userId="330c77de01f5b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revisionView w:markup="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079"/>
    <w:rsid w:val="00014E5E"/>
    <w:rsid w:val="00017FD3"/>
    <w:rsid w:val="0002389B"/>
    <w:rsid w:val="00027876"/>
    <w:rsid w:val="00027AE8"/>
    <w:rsid w:val="00027E84"/>
    <w:rsid w:val="000359DE"/>
    <w:rsid w:val="000366AB"/>
    <w:rsid w:val="0004312D"/>
    <w:rsid w:val="000519B3"/>
    <w:rsid w:val="00062BEF"/>
    <w:rsid w:val="00067C6F"/>
    <w:rsid w:val="00075F93"/>
    <w:rsid w:val="00081C58"/>
    <w:rsid w:val="00094B0D"/>
    <w:rsid w:val="000A1CBF"/>
    <w:rsid w:val="000B0765"/>
    <w:rsid w:val="000D396C"/>
    <w:rsid w:val="000D4CE7"/>
    <w:rsid w:val="000E0BD9"/>
    <w:rsid w:val="000E3D1A"/>
    <w:rsid w:val="000E6093"/>
    <w:rsid w:val="000E7905"/>
    <w:rsid w:val="000F0334"/>
    <w:rsid w:val="000F2DCD"/>
    <w:rsid w:val="000F3EC9"/>
    <w:rsid w:val="00104DE6"/>
    <w:rsid w:val="00111214"/>
    <w:rsid w:val="00111DEF"/>
    <w:rsid w:val="00113201"/>
    <w:rsid w:val="001225D7"/>
    <w:rsid w:val="00143C62"/>
    <w:rsid w:val="00144027"/>
    <w:rsid w:val="001501BC"/>
    <w:rsid w:val="00150952"/>
    <w:rsid w:val="00150F5E"/>
    <w:rsid w:val="00152B58"/>
    <w:rsid w:val="001641C2"/>
    <w:rsid w:val="0016550D"/>
    <w:rsid w:val="00181A50"/>
    <w:rsid w:val="00185CF5"/>
    <w:rsid w:val="001913C4"/>
    <w:rsid w:val="0019292F"/>
    <w:rsid w:val="001A4EF7"/>
    <w:rsid w:val="001B1628"/>
    <w:rsid w:val="001B3BFF"/>
    <w:rsid w:val="001B3FA6"/>
    <w:rsid w:val="001C1B4F"/>
    <w:rsid w:val="001C2221"/>
    <w:rsid w:val="001C2D5C"/>
    <w:rsid w:val="001C38EC"/>
    <w:rsid w:val="001C52B8"/>
    <w:rsid w:val="001C5A38"/>
    <w:rsid w:val="001C6944"/>
    <w:rsid w:val="001C7C49"/>
    <w:rsid w:val="001D1D0E"/>
    <w:rsid w:val="001D21C8"/>
    <w:rsid w:val="001E193E"/>
    <w:rsid w:val="001E6F61"/>
    <w:rsid w:val="001F1092"/>
    <w:rsid w:val="001F1FB4"/>
    <w:rsid w:val="001F4F80"/>
    <w:rsid w:val="001F63E5"/>
    <w:rsid w:val="00205D5E"/>
    <w:rsid w:val="002161C0"/>
    <w:rsid w:val="00220690"/>
    <w:rsid w:val="00221370"/>
    <w:rsid w:val="00222224"/>
    <w:rsid w:val="0022449A"/>
    <w:rsid w:val="00227525"/>
    <w:rsid w:val="00230FAB"/>
    <w:rsid w:val="002362A3"/>
    <w:rsid w:val="002362CA"/>
    <w:rsid w:val="00241A2D"/>
    <w:rsid w:val="00260419"/>
    <w:rsid w:val="002620EC"/>
    <w:rsid w:val="002726EF"/>
    <w:rsid w:val="0027440B"/>
    <w:rsid w:val="002750D1"/>
    <w:rsid w:val="00283C1F"/>
    <w:rsid w:val="002845C6"/>
    <w:rsid w:val="002863A6"/>
    <w:rsid w:val="002873FB"/>
    <w:rsid w:val="00293D11"/>
    <w:rsid w:val="00294E1B"/>
    <w:rsid w:val="00296473"/>
    <w:rsid w:val="002A3D3D"/>
    <w:rsid w:val="002B3F02"/>
    <w:rsid w:val="002B6D48"/>
    <w:rsid w:val="002C47BD"/>
    <w:rsid w:val="002D07D3"/>
    <w:rsid w:val="002D58CD"/>
    <w:rsid w:val="002E5079"/>
    <w:rsid w:val="002E7B93"/>
    <w:rsid w:val="002F0F55"/>
    <w:rsid w:val="002F10F4"/>
    <w:rsid w:val="003023A2"/>
    <w:rsid w:val="00307371"/>
    <w:rsid w:val="00307C2D"/>
    <w:rsid w:val="00324847"/>
    <w:rsid w:val="003319E5"/>
    <w:rsid w:val="0033324E"/>
    <w:rsid w:val="00340570"/>
    <w:rsid w:val="00341AE0"/>
    <w:rsid w:val="00347C6B"/>
    <w:rsid w:val="00350186"/>
    <w:rsid w:val="00355D8A"/>
    <w:rsid w:val="0036771F"/>
    <w:rsid w:val="003679B4"/>
    <w:rsid w:val="003745EF"/>
    <w:rsid w:val="00374A11"/>
    <w:rsid w:val="003760F0"/>
    <w:rsid w:val="00377164"/>
    <w:rsid w:val="003803A7"/>
    <w:rsid w:val="00387882"/>
    <w:rsid w:val="0039168A"/>
    <w:rsid w:val="003A5D7F"/>
    <w:rsid w:val="003B08D8"/>
    <w:rsid w:val="003B0A55"/>
    <w:rsid w:val="003B5B22"/>
    <w:rsid w:val="003B5F27"/>
    <w:rsid w:val="003B6031"/>
    <w:rsid w:val="003B6F7A"/>
    <w:rsid w:val="003C2485"/>
    <w:rsid w:val="003C24A5"/>
    <w:rsid w:val="003C6E8C"/>
    <w:rsid w:val="003E11DC"/>
    <w:rsid w:val="003E2537"/>
    <w:rsid w:val="003E2DC7"/>
    <w:rsid w:val="003E66AC"/>
    <w:rsid w:val="003F04C2"/>
    <w:rsid w:val="003F2495"/>
    <w:rsid w:val="00404466"/>
    <w:rsid w:val="004049B1"/>
    <w:rsid w:val="00404B59"/>
    <w:rsid w:val="00406102"/>
    <w:rsid w:val="004071CF"/>
    <w:rsid w:val="0041054C"/>
    <w:rsid w:val="00413F29"/>
    <w:rsid w:val="0041496E"/>
    <w:rsid w:val="004170B3"/>
    <w:rsid w:val="0042023B"/>
    <w:rsid w:val="00432F44"/>
    <w:rsid w:val="0044078D"/>
    <w:rsid w:val="00444F03"/>
    <w:rsid w:val="00445BDB"/>
    <w:rsid w:val="00450ABC"/>
    <w:rsid w:val="0046592A"/>
    <w:rsid w:val="00467662"/>
    <w:rsid w:val="004720C0"/>
    <w:rsid w:val="00474E8D"/>
    <w:rsid w:val="00475DF4"/>
    <w:rsid w:val="00481F52"/>
    <w:rsid w:val="00486182"/>
    <w:rsid w:val="004868AF"/>
    <w:rsid w:val="00491BFE"/>
    <w:rsid w:val="0049335E"/>
    <w:rsid w:val="00494F0C"/>
    <w:rsid w:val="00497744"/>
    <w:rsid w:val="004A0597"/>
    <w:rsid w:val="004B641C"/>
    <w:rsid w:val="004C4F37"/>
    <w:rsid w:val="004C5CF0"/>
    <w:rsid w:val="004D685B"/>
    <w:rsid w:val="004D6D1C"/>
    <w:rsid w:val="004E47FC"/>
    <w:rsid w:val="004F6E63"/>
    <w:rsid w:val="00503002"/>
    <w:rsid w:val="00505461"/>
    <w:rsid w:val="0050741E"/>
    <w:rsid w:val="005167C5"/>
    <w:rsid w:val="00521572"/>
    <w:rsid w:val="00523AFC"/>
    <w:rsid w:val="00526BCB"/>
    <w:rsid w:val="005310F0"/>
    <w:rsid w:val="00551506"/>
    <w:rsid w:val="005537C6"/>
    <w:rsid w:val="0055437D"/>
    <w:rsid w:val="00563720"/>
    <w:rsid w:val="00566182"/>
    <w:rsid w:val="00575151"/>
    <w:rsid w:val="00575D31"/>
    <w:rsid w:val="005778CF"/>
    <w:rsid w:val="00585904"/>
    <w:rsid w:val="00592815"/>
    <w:rsid w:val="00592B05"/>
    <w:rsid w:val="005A03FA"/>
    <w:rsid w:val="005A0F10"/>
    <w:rsid w:val="005A0F75"/>
    <w:rsid w:val="005A7D10"/>
    <w:rsid w:val="005B0295"/>
    <w:rsid w:val="005B14B6"/>
    <w:rsid w:val="005B7E10"/>
    <w:rsid w:val="005D744F"/>
    <w:rsid w:val="005E530C"/>
    <w:rsid w:val="005F349B"/>
    <w:rsid w:val="005F3898"/>
    <w:rsid w:val="00606D6C"/>
    <w:rsid w:val="0061116C"/>
    <w:rsid w:val="0061722A"/>
    <w:rsid w:val="00624577"/>
    <w:rsid w:val="006258EA"/>
    <w:rsid w:val="006358F4"/>
    <w:rsid w:val="00636909"/>
    <w:rsid w:val="006418B6"/>
    <w:rsid w:val="00647E21"/>
    <w:rsid w:val="00653CA6"/>
    <w:rsid w:val="00665BBC"/>
    <w:rsid w:val="00666EBD"/>
    <w:rsid w:val="00671711"/>
    <w:rsid w:val="006732CD"/>
    <w:rsid w:val="00673D76"/>
    <w:rsid w:val="006778F9"/>
    <w:rsid w:val="00686739"/>
    <w:rsid w:val="00695E65"/>
    <w:rsid w:val="006A0B75"/>
    <w:rsid w:val="006A6290"/>
    <w:rsid w:val="006A680E"/>
    <w:rsid w:val="006B6EEC"/>
    <w:rsid w:val="006B78CF"/>
    <w:rsid w:val="006C6B5F"/>
    <w:rsid w:val="006E135D"/>
    <w:rsid w:val="006E3890"/>
    <w:rsid w:val="006F357F"/>
    <w:rsid w:val="006F77AF"/>
    <w:rsid w:val="006F7A99"/>
    <w:rsid w:val="00700B85"/>
    <w:rsid w:val="0070192B"/>
    <w:rsid w:val="00702ECA"/>
    <w:rsid w:val="00711BF5"/>
    <w:rsid w:val="00724A25"/>
    <w:rsid w:val="00725941"/>
    <w:rsid w:val="007374C6"/>
    <w:rsid w:val="007421EC"/>
    <w:rsid w:val="007440D4"/>
    <w:rsid w:val="007459FB"/>
    <w:rsid w:val="00750420"/>
    <w:rsid w:val="00750B10"/>
    <w:rsid w:val="007638DF"/>
    <w:rsid w:val="00766FF0"/>
    <w:rsid w:val="007709B0"/>
    <w:rsid w:val="0077121A"/>
    <w:rsid w:val="007774C4"/>
    <w:rsid w:val="00782AD3"/>
    <w:rsid w:val="007833C8"/>
    <w:rsid w:val="007868B5"/>
    <w:rsid w:val="00787538"/>
    <w:rsid w:val="00797A63"/>
    <w:rsid w:val="007A3E94"/>
    <w:rsid w:val="007A60BC"/>
    <w:rsid w:val="007A7A87"/>
    <w:rsid w:val="007B2031"/>
    <w:rsid w:val="007B473D"/>
    <w:rsid w:val="007B627B"/>
    <w:rsid w:val="007C0677"/>
    <w:rsid w:val="007C4281"/>
    <w:rsid w:val="007E0939"/>
    <w:rsid w:val="007E4251"/>
    <w:rsid w:val="007E480C"/>
    <w:rsid w:val="007E4877"/>
    <w:rsid w:val="007E5F13"/>
    <w:rsid w:val="007E70DC"/>
    <w:rsid w:val="007F0567"/>
    <w:rsid w:val="007F3D66"/>
    <w:rsid w:val="008023FC"/>
    <w:rsid w:val="00802A61"/>
    <w:rsid w:val="00803D92"/>
    <w:rsid w:val="0080463D"/>
    <w:rsid w:val="008117DB"/>
    <w:rsid w:val="00823770"/>
    <w:rsid w:val="008259DF"/>
    <w:rsid w:val="008320E7"/>
    <w:rsid w:val="008352C6"/>
    <w:rsid w:val="008427DD"/>
    <w:rsid w:val="00842D8F"/>
    <w:rsid w:val="008436E4"/>
    <w:rsid w:val="008522F8"/>
    <w:rsid w:val="00852FCE"/>
    <w:rsid w:val="008536CB"/>
    <w:rsid w:val="008561DA"/>
    <w:rsid w:val="00857AA9"/>
    <w:rsid w:val="00861ABD"/>
    <w:rsid w:val="00861CFA"/>
    <w:rsid w:val="00865F46"/>
    <w:rsid w:val="008671E6"/>
    <w:rsid w:val="008673A8"/>
    <w:rsid w:val="00871192"/>
    <w:rsid w:val="008724F9"/>
    <w:rsid w:val="0088090C"/>
    <w:rsid w:val="00882269"/>
    <w:rsid w:val="008850D7"/>
    <w:rsid w:val="0089172F"/>
    <w:rsid w:val="008B0063"/>
    <w:rsid w:val="008B01B6"/>
    <w:rsid w:val="008C0DCA"/>
    <w:rsid w:val="008C1A32"/>
    <w:rsid w:val="008C3640"/>
    <w:rsid w:val="008C4E53"/>
    <w:rsid w:val="008D48FD"/>
    <w:rsid w:val="008D4EC2"/>
    <w:rsid w:val="008E3AE8"/>
    <w:rsid w:val="008E4B3D"/>
    <w:rsid w:val="008F5040"/>
    <w:rsid w:val="008F5FC8"/>
    <w:rsid w:val="008F76B7"/>
    <w:rsid w:val="008F7CC1"/>
    <w:rsid w:val="009022C3"/>
    <w:rsid w:val="00904752"/>
    <w:rsid w:val="00910CD3"/>
    <w:rsid w:val="00914D55"/>
    <w:rsid w:val="0092257D"/>
    <w:rsid w:val="009238EA"/>
    <w:rsid w:val="00923BD5"/>
    <w:rsid w:val="00930EA9"/>
    <w:rsid w:val="00931020"/>
    <w:rsid w:val="009337FB"/>
    <w:rsid w:val="00937D6C"/>
    <w:rsid w:val="009414B0"/>
    <w:rsid w:val="00947EF2"/>
    <w:rsid w:val="00950627"/>
    <w:rsid w:val="00951802"/>
    <w:rsid w:val="009525C6"/>
    <w:rsid w:val="009602D3"/>
    <w:rsid w:val="00960D35"/>
    <w:rsid w:val="00960E6D"/>
    <w:rsid w:val="00962524"/>
    <w:rsid w:val="00962567"/>
    <w:rsid w:val="00966CD9"/>
    <w:rsid w:val="00970E46"/>
    <w:rsid w:val="009718BE"/>
    <w:rsid w:val="009908FD"/>
    <w:rsid w:val="0099133C"/>
    <w:rsid w:val="0099217E"/>
    <w:rsid w:val="00994021"/>
    <w:rsid w:val="009A2E33"/>
    <w:rsid w:val="009A45A2"/>
    <w:rsid w:val="009A69A5"/>
    <w:rsid w:val="009A79B5"/>
    <w:rsid w:val="009B20C8"/>
    <w:rsid w:val="009B59F0"/>
    <w:rsid w:val="009B655C"/>
    <w:rsid w:val="009C7655"/>
    <w:rsid w:val="009D4556"/>
    <w:rsid w:val="009D4C22"/>
    <w:rsid w:val="009E2835"/>
    <w:rsid w:val="009E4397"/>
    <w:rsid w:val="009E43E9"/>
    <w:rsid w:val="009E4542"/>
    <w:rsid w:val="00A0062F"/>
    <w:rsid w:val="00A0233E"/>
    <w:rsid w:val="00A0460D"/>
    <w:rsid w:val="00A07538"/>
    <w:rsid w:val="00A11119"/>
    <w:rsid w:val="00A213B2"/>
    <w:rsid w:val="00A22ABB"/>
    <w:rsid w:val="00A30B83"/>
    <w:rsid w:val="00A43832"/>
    <w:rsid w:val="00A5075D"/>
    <w:rsid w:val="00A66D6D"/>
    <w:rsid w:val="00A70A04"/>
    <w:rsid w:val="00A7145B"/>
    <w:rsid w:val="00A76BEF"/>
    <w:rsid w:val="00A87347"/>
    <w:rsid w:val="00A9420A"/>
    <w:rsid w:val="00AA05B1"/>
    <w:rsid w:val="00AA2F79"/>
    <w:rsid w:val="00AA64A3"/>
    <w:rsid w:val="00AB1198"/>
    <w:rsid w:val="00AB5EF9"/>
    <w:rsid w:val="00AC1756"/>
    <w:rsid w:val="00AC517B"/>
    <w:rsid w:val="00AD093B"/>
    <w:rsid w:val="00AD284A"/>
    <w:rsid w:val="00AE07AF"/>
    <w:rsid w:val="00AE0ACE"/>
    <w:rsid w:val="00AE239C"/>
    <w:rsid w:val="00AE2674"/>
    <w:rsid w:val="00AF0F0B"/>
    <w:rsid w:val="00AF2B8A"/>
    <w:rsid w:val="00AF4E57"/>
    <w:rsid w:val="00AF5364"/>
    <w:rsid w:val="00B12D0C"/>
    <w:rsid w:val="00B16C98"/>
    <w:rsid w:val="00B34C69"/>
    <w:rsid w:val="00B37FEB"/>
    <w:rsid w:val="00B5034A"/>
    <w:rsid w:val="00B53CF5"/>
    <w:rsid w:val="00B6211B"/>
    <w:rsid w:val="00B62E20"/>
    <w:rsid w:val="00B64DDD"/>
    <w:rsid w:val="00B64ECF"/>
    <w:rsid w:val="00B70D97"/>
    <w:rsid w:val="00B81E2D"/>
    <w:rsid w:val="00B83798"/>
    <w:rsid w:val="00B874DB"/>
    <w:rsid w:val="00B94A87"/>
    <w:rsid w:val="00BA3F76"/>
    <w:rsid w:val="00BA4B29"/>
    <w:rsid w:val="00BB01A6"/>
    <w:rsid w:val="00BB3B70"/>
    <w:rsid w:val="00BC4543"/>
    <w:rsid w:val="00BC68F1"/>
    <w:rsid w:val="00BD21EE"/>
    <w:rsid w:val="00BE0489"/>
    <w:rsid w:val="00BE3850"/>
    <w:rsid w:val="00BF0985"/>
    <w:rsid w:val="00BF54BD"/>
    <w:rsid w:val="00C00F29"/>
    <w:rsid w:val="00C026C2"/>
    <w:rsid w:val="00C0292D"/>
    <w:rsid w:val="00C04B91"/>
    <w:rsid w:val="00C0572D"/>
    <w:rsid w:val="00C05C89"/>
    <w:rsid w:val="00C07393"/>
    <w:rsid w:val="00C0741B"/>
    <w:rsid w:val="00C10540"/>
    <w:rsid w:val="00C10C92"/>
    <w:rsid w:val="00C116F9"/>
    <w:rsid w:val="00C12F00"/>
    <w:rsid w:val="00C13C6E"/>
    <w:rsid w:val="00C14D0E"/>
    <w:rsid w:val="00C23E21"/>
    <w:rsid w:val="00C26A48"/>
    <w:rsid w:val="00C272CC"/>
    <w:rsid w:val="00C31ED5"/>
    <w:rsid w:val="00C33B5E"/>
    <w:rsid w:val="00C42079"/>
    <w:rsid w:val="00C52064"/>
    <w:rsid w:val="00C60AE0"/>
    <w:rsid w:val="00C627F9"/>
    <w:rsid w:val="00C62EE0"/>
    <w:rsid w:val="00C63808"/>
    <w:rsid w:val="00C77DA3"/>
    <w:rsid w:val="00C77EA8"/>
    <w:rsid w:val="00C82CA1"/>
    <w:rsid w:val="00C941DD"/>
    <w:rsid w:val="00CA41E1"/>
    <w:rsid w:val="00CA53CD"/>
    <w:rsid w:val="00CA746E"/>
    <w:rsid w:val="00CC0F38"/>
    <w:rsid w:val="00CC7FD0"/>
    <w:rsid w:val="00CD0C93"/>
    <w:rsid w:val="00CD6764"/>
    <w:rsid w:val="00CE01EC"/>
    <w:rsid w:val="00CE4845"/>
    <w:rsid w:val="00CE5343"/>
    <w:rsid w:val="00CF0693"/>
    <w:rsid w:val="00D016FE"/>
    <w:rsid w:val="00D058B4"/>
    <w:rsid w:val="00D065D9"/>
    <w:rsid w:val="00D157A4"/>
    <w:rsid w:val="00D16BB6"/>
    <w:rsid w:val="00D2295E"/>
    <w:rsid w:val="00D32D07"/>
    <w:rsid w:val="00D37584"/>
    <w:rsid w:val="00D54DA6"/>
    <w:rsid w:val="00D62F23"/>
    <w:rsid w:val="00D64208"/>
    <w:rsid w:val="00D733F9"/>
    <w:rsid w:val="00D75055"/>
    <w:rsid w:val="00D80C7F"/>
    <w:rsid w:val="00D96E40"/>
    <w:rsid w:val="00DA0ACA"/>
    <w:rsid w:val="00DA3990"/>
    <w:rsid w:val="00DA5078"/>
    <w:rsid w:val="00DB0C69"/>
    <w:rsid w:val="00DB4D0E"/>
    <w:rsid w:val="00DB52A8"/>
    <w:rsid w:val="00DB5D7C"/>
    <w:rsid w:val="00DC3959"/>
    <w:rsid w:val="00DC6F53"/>
    <w:rsid w:val="00DD522F"/>
    <w:rsid w:val="00DD566B"/>
    <w:rsid w:val="00DD7163"/>
    <w:rsid w:val="00DE6567"/>
    <w:rsid w:val="00DF59E3"/>
    <w:rsid w:val="00E05C3B"/>
    <w:rsid w:val="00E13EF4"/>
    <w:rsid w:val="00E14026"/>
    <w:rsid w:val="00E14A71"/>
    <w:rsid w:val="00E207F8"/>
    <w:rsid w:val="00E2388D"/>
    <w:rsid w:val="00E25013"/>
    <w:rsid w:val="00E25A23"/>
    <w:rsid w:val="00E35EB4"/>
    <w:rsid w:val="00E43521"/>
    <w:rsid w:val="00E54371"/>
    <w:rsid w:val="00E555F3"/>
    <w:rsid w:val="00E61A55"/>
    <w:rsid w:val="00E61B64"/>
    <w:rsid w:val="00E64355"/>
    <w:rsid w:val="00E7600F"/>
    <w:rsid w:val="00E825B7"/>
    <w:rsid w:val="00E866B0"/>
    <w:rsid w:val="00E87504"/>
    <w:rsid w:val="00E8780D"/>
    <w:rsid w:val="00E92A6A"/>
    <w:rsid w:val="00E92E89"/>
    <w:rsid w:val="00E956A4"/>
    <w:rsid w:val="00EA21D1"/>
    <w:rsid w:val="00EA24FD"/>
    <w:rsid w:val="00EB1688"/>
    <w:rsid w:val="00EB433E"/>
    <w:rsid w:val="00EB6797"/>
    <w:rsid w:val="00EC35B7"/>
    <w:rsid w:val="00EE7E36"/>
    <w:rsid w:val="00EF2443"/>
    <w:rsid w:val="00F070FE"/>
    <w:rsid w:val="00F1063E"/>
    <w:rsid w:val="00F126F1"/>
    <w:rsid w:val="00F14DB5"/>
    <w:rsid w:val="00F15B8D"/>
    <w:rsid w:val="00F22740"/>
    <w:rsid w:val="00F23B75"/>
    <w:rsid w:val="00F26F36"/>
    <w:rsid w:val="00F275A2"/>
    <w:rsid w:val="00F27620"/>
    <w:rsid w:val="00F35284"/>
    <w:rsid w:val="00F44A76"/>
    <w:rsid w:val="00F473FA"/>
    <w:rsid w:val="00F5022C"/>
    <w:rsid w:val="00F52BE6"/>
    <w:rsid w:val="00F54643"/>
    <w:rsid w:val="00F615E2"/>
    <w:rsid w:val="00F72EFA"/>
    <w:rsid w:val="00F74524"/>
    <w:rsid w:val="00F75151"/>
    <w:rsid w:val="00F82677"/>
    <w:rsid w:val="00F82ABB"/>
    <w:rsid w:val="00F83383"/>
    <w:rsid w:val="00F91E15"/>
    <w:rsid w:val="00F940C6"/>
    <w:rsid w:val="00FA2DC1"/>
    <w:rsid w:val="00FB00E8"/>
    <w:rsid w:val="00FB6792"/>
    <w:rsid w:val="00FC0F47"/>
    <w:rsid w:val="00FC38D5"/>
    <w:rsid w:val="00FC5B00"/>
    <w:rsid w:val="00FD4CC4"/>
    <w:rsid w:val="00FD5521"/>
    <w:rsid w:val="00FE1548"/>
    <w:rsid w:val="00FE191E"/>
    <w:rsid w:val="00FF67C7"/>
    <w:rsid w:val="00FF6DBD"/>
    <w:rsid w:val="00FF755D"/>
    <w:rsid w:val="7A3F74BC"/>
    <w:rsid w:val="7C882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19BF3"/>
  <w15:chartTrackingRefBased/>
  <w15:docId w15:val="{273C6349-CE4D-4FAD-BA3B-96B3C52F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ED5"/>
  </w:style>
  <w:style w:type="paragraph" w:styleId="Ttulo1">
    <w:name w:val="heading 1"/>
    <w:basedOn w:val="Normal"/>
    <w:next w:val="Normal"/>
    <w:link w:val="Ttulo1Car"/>
    <w:uiPriority w:val="9"/>
    <w:qFormat/>
    <w:rsid w:val="00575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07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079"/>
    <w:rPr>
      <w:rFonts w:eastAsiaTheme="minorEastAsia"/>
      <w:lang w:eastAsia="es-MX"/>
    </w:rPr>
  </w:style>
  <w:style w:type="character" w:customStyle="1" w:styleId="Ttulo1Car">
    <w:name w:val="Título 1 Car"/>
    <w:basedOn w:val="Fuentedeprrafopredeter"/>
    <w:link w:val="Ttulo1"/>
    <w:uiPriority w:val="9"/>
    <w:rsid w:val="0057515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75151"/>
    <w:pPr>
      <w:outlineLvl w:val="9"/>
    </w:pPr>
    <w:rPr>
      <w:lang w:eastAsia="es-MX"/>
    </w:rPr>
  </w:style>
  <w:style w:type="paragraph" w:styleId="Encabezado">
    <w:name w:val="header"/>
    <w:basedOn w:val="Normal"/>
    <w:link w:val="EncabezadoCar"/>
    <w:uiPriority w:val="99"/>
    <w:unhideWhenUsed/>
    <w:rsid w:val="005751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151"/>
  </w:style>
  <w:style w:type="paragraph" w:styleId="Piedepgina">
    <w:name w:val="footer"/>
    <w:basedOn w:val="Normal"/>
    <w:link w:val="PiedepginaCar"/>
    <w:uiPriority w:val="99"/>
    <w:unhideWhenUsed/>
    <w:rsid w:val="005751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151"/>
  </w:style>
  <w:style w:type="paragraph" w:styleId="Textonotapie">
    <w:name w:val="footnote text"/>
    <w:basedOn w:val="Normal"/>
    <w:link w:val="TextonotapieCar"/>
    <w:uiPriority w:val="99"/>
    <w:unhideWhenUsed/>
    <w:rsid w:val="009525C6"/>
    <w:pPr>
      <w:spacing w:after="0" w:line="240" w:lineRule="auto"/>
    </w:pPr>
    <w:rPr>
      <w:sz w:val="20"/>
      <w:szCs w:val="20"/>
    </w:rPr>
  </w:style>
  <w:style w:type="character" w:customStyle="1" w:styleId="TextonotapieCar">
    <w:name w:val="Texto nota pie Car"/>
    <w:basedOn w:val="Fuentedeprrafopredeter"/>
    <w:link w:val="Textonotapie"/>
    <w:uiPriority w:val="99"/>
    <w:rsid w:val="009525C6"/>
    <w:rPr>
      <w:sz w:val="20"/>
      <w:szCs w:val="20"/>
    </w:rPr>
  </w:style>
  <w:style w:type="character" w:styleId="Refdenotaalpie">
    <w:name w:val="footnote reference"/>
    <w:basedOn w:val="Fuentedeprrafopredeter"/>
    <w:uiPriority w:val="99"/>
    <w:semiHidden/>
    <w:unhideWhenUsed/>
    <w:rsid w:val="009525C6"/>
    <w:rPr>
      <w:vertAlign w:val="superscript"/>
    </w:rPr>
  </w:style>
  <w:style w:type="character" w:styleId="Hipervnculo">
    <w:name w:val="Hyperlink"/>
    <w:basedOn w:val="Fuentedeprrafopredeter"/>
    <w:uiPriority w:val="99"/>
    <w:unhideWhenUsed/>
    <w:rsid w:val="002873FB"/>
    <w:rPr>
      <w:color w:val="0563C1" w:themeColor="hyperlink"/>
      <w:u w:val="single"/>
    </w:rPr>
  </w:style>
  <w:style w:type="paragraph" w:styleId="TDC1">
    <w:name w:val="toc 1"/>
    <w:basedOn w:val="Normal"/>
    <w:next w:val="Normal"/>
    <w:autoRedefine/>
    <w:uiPriority w:val="39"/>
    <w:unhideWhenUsed/>
    <w:rsid w:val="004A0597"/>
    <w:pPr>
      <w:spacing w:after="100"/>
    </w:pPr>
  </w:style>
  <w:style w:type="paragraph" w:styleId="Textodeglobo">
    <w:name w:val="Balloon Text"/>
    <w:basedOn w:val="Normal"/>
    <w:link w:val="TextodegloboCar"/>
    <w:uiPriority w:val="99"/>
    <w:semiHidden/>
    <w:unhideWhenUsed/>
    <w:rsid w:val="00491B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1BFE"/>
    <w:rPr>
      <w:rFonts w:ascii="Segoe UI" w:hAnsi="Segoe UI" w:cs="Segoe UI"/>
      <w:sz w:val="18"/>
      <w:szCs w:val="18"/>
    </w:rPr>
  </w:style>
  <w:style w:type="paragraph" w:styleId="Prrafodelista">
    <w:name w:val="List Paragraph"/>
    <w:basedOn w:val="Normal"/>
    <w:uiPriority w:val="34"/>
    <w:qFormat/>
    <w:rsid w:val="0027440B"/>
    <w:pPr>
      <w:ind w:left="720"/>
      <w:contextualSpacing/>
    </w:pPr>
  </w:style>
  <w:style w:type="character" w:customStyle="1" w:styleId="Ttulo2Car">
    <w:name w:val="Título 2 Car"/>
    <w:basedOn w:val="Fuentedeprrafopredeter"/>
    <w:link w:val="Ttulo2"/>
    <w:uiPriority w:val="9"/>
    <w:rsid w:val="00F82AB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82ABB"/>
    <w:pPr>
      <w:spacing w:after="100"/>
      <w:ind w:left="220"/>
    </w:pPr>
  </w:style>
  <w:style w:type="table" w:styleId="Tablaconcuadrcula">
    <w:name w:val="Table Grid"/>
    <w:basedOn w:val="Tablanormal"/>
    <w:uiPriority w:val="39"/>
    <w:rsid w:val="00AE0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C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5B00"/>
    <w:rPr>
      <w:rFonts w:ascii="Courier New" w:eastAsia="Times New Roman" w:hAnsi="Courier New" w:cs="Courier New"/>
      <w:sz w:val="20"/>
      <w:szCs w:val="20"/>
      <w:lang w:eastAsia="es-MX"/>
    </w:rPr>
  </w:style>
  <w:style w:type="character" w:styleId="Refdecomentario">
    <w:name w:val="annotation reference"/>
    <w:basedOn w:val="Fuentedeprrafopredeter"/>
    <w:uiPriority w:val="99"/>
    <w:semiHidden/>
    <w:unhideWhenUsed/>
    <w:rsid w:val="00DE6567"/>
    <w:rPr>
      <w:sz w:val="16"/>
      <w:szCs w:val="16"/>
    </w:rPr>
  </w:style>
  <w:style w:type="paragraph" w:styleId="Textocomentario">
    <w:name w:val="annotation text"/>
    <w:basedOn w:val="Normal"/>
    <w:link w:val="TextocomentarioCar"/>
    <w:uiPriority w:val="99"/>
    <w:semiHidden/>
    <w:unhideWhenUsed/>
    <w:rsid w:val="00DE65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6567"/>
    <w:rPr>
      <w:sz w:val="20"/>
      <w:szCs w:val="20"/>
    </w:rPr>
  </w:style>
  <w:style w:type="paragraph" w:styleId="Asuntodelcomentario">
    <w:name w:val="annotation subject"/>
    <w:basedOn w:val="Textocomentario"/>
    <w:next w:val="Textocomentario"/>
    <w:link w:val="AsuntodelcomentarioCar"/>
    <w:uiPriority w:val="99"/>
    <w:semiHidden/>
    <w:unhideWhenUsed/>
    <w:rsid w:val="00DE6567"/>
    <w:rPr>
      <w:b/>
      <w:bCs/>
    </w:rPr>
  </w:style>
  <w:style w:type="character" w:customStyle="1" w:styleId="AsuntodelcomentarioCar">
    <w:name w:val="Asunto del comentario Car"/>
    <w:basedOn w:val="TextocomentarioCar"/>
    <w:link w:val="Asuntodelcomentario"/>
    <w:uiPriority w:val="99"/>
    <w:semiHidden/>
    <w:rsid w:val="00DE6567"/>
    <w:rPr>
      <w:b/>
      <w:bCs/>
      <w:sz w:val="20"/>
      <w:szCs w:val="20"/>
    </w:rPr>
  </w:style>
  <w:style w:type="character" w:customStyle="1" w:styleId="null">
    <w:name w:val="null"/>
    <w:basedOn w:val="Fuentedeprrafopredeter"/>
    <w:rsid w:val="004868AF"/>
  </w:style>
  <w:style w:type="character" w:customStyle="1" w:styleId="pl-sr">
    <w:name w:val="pl-sr"/>
    <w:basedOn w:val="Fuentedeprrafopredeter"/>
    <w:rsid w:val="00017FD3"/>
  </w:style>
  <w:style w:type="paragraph" w:styleId="NormalWeb">
    <w:name w:val="Normal (Web)"/>
    <w:basedOn w:val="Normal"/>
    <w:uiPriority w:val="99"/>
    <w:semiHidden/>
    <w:unhideWhenUsed/>
    <w:rsid w:val="008C0DCA"/>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4-nfasis1">
    <w:name w:val="Grid Table 4 Accent 1"/>
    <w:basedOn w:val="Tablanormal"/>
    <w:uiPriority w:val="49"/>
    <w:rsid w:val="007B47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7B47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384">
      <w:bodyDiv w:val="1"/>
      <w:marLeft w:val="0"/>
      <w:marRight w:val="0"/>
      <w:marTop w:val="0"/>
      <w:marBottom w:val="0"/>
      <w:divBdr>
        <w:top w:val="none" w:sz="0" w:space="0" w:color="auto"/>
        <w:left w:val="none" w:sz="0" w:space="0" w:color="auto"/>
        <w:bottom w:val="none" w:sz="0" w:space="0" w:color="auto"/>
        <w:right w:val="none" w:sz="0" w:space="0" w:color="auto"/>
      </w:divBdr>
    </w:div>
    <w:div w:id="217326148">
      <w:bodyDiv w:val="1"/>
      <w:marLeft w:val="0"/>
      <w:marRight w:val="0"/>
      <w:marTop w:val="0"/>
      <w:marBottom w:val="0"/>
      <w:divBdr>
        <w:top w:val="none" w:sz="0" w:space="0" w:color="auto"/>
        <w:left w:val="none" w:sz="0" w:space="0" w:color="auto"/>
        <w:bottom w:val="none" w:sz="0" w:space="0" w:color="auto"/>
        <w:right w:val="none" w:sz="0" w:space="0" w:color="auto"/>
      </w:divBdr>
    </w:div>
    <w:div w:id="238447551">
      <w:bodyDiv w:val="1"/>
      <w:marLeft w:val="0"/>
      <w:marRight w:val="0"/>
      <w:marTop w:val="0"/>
      <w:marBottom w:val="0"/>
      <w:divBdr>
        <w:top w:val="none" w:sz="0" w:space="0" w:color="auto"/>
        <w:left w:val="none" w:sz="0" w:space="0" w:color="auto"/>
        <w:bottom w:val="none" w:sz="0" w:space="0" w:color="auto"/>
        <w:right w:val="none" w:sz="0" w:space="0" w:color="auto"/>
      </w:divBdr>
    </w:div>
    <w:div w:id="549611725">
      <w:bodyDiv w:val="1"/>
      <w:marLeft w:val="0"/>
      <w:marRight w:val="0"/>
      <w:marTop w:val="0"/>
      <w:marBottom w:val="0"/>
      <w:divBdr>
        <w:top w:val="none" w:sz="0" w:space="0" w:color="auto"/>
        <w:left w:val="none" w:sz="0" w:space="0" w:color="auto"/>
        <w:bottom w:val="none" w:sz="0" w:space="0" w:color="auto"/>
        <w:right w:val="none" w:sz="0" w:space="0" w:color="auto"/>
      </w:divBdr>
    </w:div>
    <w:div w:id="580722583">
      <w:bodyDiv w:val="1"/>
      <w:marLeft w:val="0"/>
      <w:marRight w:val="0"/>
      <w:marTop w:val="0"/>
      <w:marBottom w:val="0"/>
      <w:divBdr>
        <w:top w:val="none" w:sz="0" w:space="0" w:color="auto"/>
        <w:left w:val="none" w:sz="0" w:space="0" w:color="auto"/>
        <w:bottom w:val="none" w:sz="0" w:space="0" w:color="auto"/>
        <w:right w:val="none" w:sz="0" w:space="0" w:color="auto"/>
      </w:divBdr>
    </w:div>
    <w:div w:id="636648977">
      <w:bodyDiv w:val="1"/>
      <w:marLeft w:val="0"/>
      <w:marRight w:val="0"/>
      <w:marTop w:val="0"/>
      <w:marBottom w:val="0"/>
      <w:divBdr>
        <w:top w:val="none" w:sz="0" w:space="0" w:color="auto"/>
        <w:left w:val="none" w:sz="0" w:space="0" w:color="auto"/>
        <w:bottom w:val="none" w:sz="0" w:space="0" w:color="auto"/>
        <w:right w:val="none" w:sz="0" w:space="0" w:color="auto"/>
      </w:divBdr>
    </w:div>
    <w:div w:id="817920185">
      <w:bodyDiv w:val="1"/>
      <w:marLeft w:val="0"/>
      <w:marRight w:val="0"/>
      <w:marTop w:val="0"/>
      <w:marBottom w:val="0"/>
      <w:divBdr>
        <w:top w:val="none" w:sz="0" w:space="0" w:color="auto"/>
        <w:left w:val="none" w:sz="0" w:space="0" w:color="auto"/>
        <w:bottom w:val="none" w:sz="0" w:space="0" w:color="auto"/>
        <w:right w:val="none" w:sz="0" w:space="0" w:color="auto"/>
      </w:divBdr>
    </w:div>
    <w:div w:id="924267263">
      <w:bodyDiv w:val="1"/>
      <w:marLeft w:val="0"/>
      <w:marRight w:val="0"/>
      <w:marTop w:val="0"/>
      <w:marBottom w:val="0"/>
      <w:divBdr>
        <w:top w:val="none" w:sz="0" w:space="0" w:color="auto"/>
        <w:left w:val="none" w:sz="0" w:space="0" w:color="auto"/>
        <w:bottom w:val="none" w:sz="0" w:space="0" w:color="auto"/>
        <w:right w:val="none" w:sz="0" w:space="0" w:color="auto"/>
      </w:divBdr>
    </w:div>
    <w:div w:id="954673085">
      <w:bodyDiv w:val="1"/>
      <w:marLeft w:val="0"/>
      <w:marRight w:val="0"/>
      <w:marTop w:val="0"/>
      <w:marBottom w:val="0"/>
      <w:divBdr>
        <w:top w:val="none" w:sz="0" w:space="0" w:color="auto"/>
        <w:left w:val="none" w:sz="0" w:space="0" w:color="auto"/>
        <w:bottom w:val="none" w:sz="0" w:space="0" w:color="auto"/>
        <w:right w:val="none" w:sz="0" w:space="0" w:color="auto"/>
      </w:divBdr>
    </w:div>
    <w:div w:id="1029725129">
      <w:bodyDiv w:val="1"/>
      <w:marLeft w:val="0"/>
      <w:marRight w:val="0"/>
      <w:marTop w:val="0"/>
      <w:marBottom w:val="0"/>
      <w:divBdr>
        <w:top w:val="none" w:sz="0" w:space="0" w:color="auto"/>
        <w:left w:val="none" w:sz="0" w:space="0" w:color="auto"/>
        <w:bottom w:val="none" w:sz="0" w:space="0" w:color="auto"/>
        <w:right w:val="none" w:sz="0" w:space="0" w:color="auto"/>
      </w:divBdr>
    </w:div>
    <w:div w:id="1074157384">
      <w:bodyDiv w:val="1"/>
      <w:marLeft w:val="0"/>
      <w:marRight w:val="0"/>
      <w:marTop w:val="0"/>
      <w:marBottom w:val="0"/>
      <w:divBdr>
        <w:top w:val="none" w:sz="0" w:space="0" w:color="auto"/>
        <w:left w:val="none" w:sz="0" w:space="0" w:color="auto"/>
        <w:bottom w:val="none" w:sz="0" w:space="0" w:color="auto"/>
        <w:right w:val="none" w:sz="0" w:space="0" w:color="auto"/>
      </w:divBdr>
    </w:div>
    <w:div w:id="1093207233">
      <w:bodyDiv w:val="1"/>
      <w:marLeft w:val="0"/>
      <w:marRight w:val="0"/>
      <w:marTop w:val="0"/>
      <w:marBottom w:val="0"/>
      <w:divBdr>
        <w:top w:val="none" w:sz="0" w:space="0" w:color="auto"/>
        <w:left w:val="none" w:sz="0" w:space="0" w:color="auto"/>
        <w:bottom w:val="none" w:sz="0" w:space="0" w:color="auto"/>
        <w:right w:val="none" w:sz="0" w:space="0" w:color="auto"/>
      </w:divBdr>
    </w:div>
    <w:div w:id="1198086569">
      <w:bodyDiv w:val="1"/>
      <w:marLeft w:val="0"/>
      <w:marRight w:val="0"/>
      <w:marTop w:val="0"/>
      <w:marBottom w:val="0"/>
      <w:divBdr>
        <w:top w:val="none" w:sz="0" w:space="0" w:color="auto"/>
        <w:left w:val="none" w:sz="0" w:space="0" w:color="auto"/>
        <w:bottom w:val="none" w:sz="0" w:space="0" w:color="auto"/>
        <w:right w:val="none" w:sz="0" w:space="0" w:color="auto"/>
      </w:divBdr>
    </w:div>
    <w:div w:id="1300915439">
      <w:bodyDiv w:val="1"/>
      <w:marLeft w:val="0"/>
      <w:marRight w:val="0"/>
      <w:marTop w:val="0"/>
      <w:marBottom w:val="0"/>
      <w:divBdr>
        <w:top w:val="none" w:sz="0" w:space="0" w:color="auto"/>
        <w:left w:val="none" w:sz="0" w:space="0" w:color="auto"/>
        <w:bottom w:val="none" w:sz="0" w:space="0" w:color="auto"/>
        <w:right w:val="none" w:sz="0" w:space="0" w:color="auto"/>
      </w:divBdr>
    </w:div>
    <w:div w:id="1325860954">
      <w:bodyDiv w:val="1"/>
      <w:marLeft w:val="0"/>
      <w:marRight w:val="0"/>
      <w:marTop w:val="0"/>
      <w:marBottom w:val="0"/>
      <w:divBdr>
        <w:top w:val="none" w:sz="0" w:space="0" w:color="auto"/>
        <w:left w:val="none" w:sz="0" w:space="0" w:color="auto"/>
        <w:bottom w:val="none" w:sz="0" w:space="0" w:color="auto"/>
        <w:right w:val="none" w:sz="0" w:space="0" w:color="auto"/>
      </w:divBdr>
    </w:div>
    <w:div w:id="1387534028">
      <w:bodyDiv w:val="1"/>
      <w:marLeft w:val="0"/>
      <w:marRight w:val="0"/>
      <w:marTop w:val="0"/>
      <w:marBottom w:val="0"/>
      <w:divBdr>
        <w:top w:val="none" w:sz="0" w:space="0" w:color="auto"/>
        <w:left w:val="none" w:sz="0" w:space="0" w:color="auto"/>
        <w:bottom w:val="none" w:sz="0" w:space="0" w:color="auto"/>
        <w:right w:val="none" w:sz="0" w:space="0" w:color="auto"/>
      </w:divBdr>
    </w:div>
    <w:div w:id="1789620143">
      <w:bodyDiv w:val="1"/>
      <w:marLeft w:val="0"/>
      <w:marRight w:val="0"/>
      <w:marTop w:val="0"/>
      <w:marBottom w:val="0"/>
      <w:divBdr>
        <w:top w:val="none" w:sz="0" w:space="0" w:color="auto"/>
        <w:left w:val="none" w:sz="0" w:space="0" w:color="auto"/>
        <w:bottom w:val="none" w:sz="0" w:space="0" w:color="auto"/>
        <w:right w:val="none" w:sz="0" w:space="0" w:color="auto"/>
      </w:divBdr>
    </w:div>
    <w:div w:id="1847745170">
      <w:bodyDiv w:val="1"/>
      <w:marLeft w:val="0"/>
      <w:marRight w:val="0"/>
      <w:marTop w:val="0"/>
      <w:marBottom w:val="0"/>
      <w:divBdr>
        <w:top w:val="none" w:sz="0" w:space="0" w:color="auto"/>
        <w:left w:val="none" w:sz="0" w:space="0" w:color="auto"/>
        <w:bottom w:val="none" w:sz="0" w:space="0" w:color="auto"/>
        <w:right w:val="none" w:sz="0" w:space="0" w:color="auto"/>
      </w:divBdr>
    </w:div>
    <w:div w:id="18547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07/relationships/diagramDrawing" Target="diagrams/drawing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5.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footer" Target="footer4.xml"/><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92582-8B9D-41E5-8203-B831668EED4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575D1C7-2C3A-4C40-BA7E-B7278C047205}">
      <dgm:prSet phldrT="[Texto]"/>
      <dgm:spPr/>
      <dgm:t>
        <a:bodyPr/>
        <a:lstStyle/>
        <a:p>
          <a:r>
            <a:rPr lang="es-MX"/>
            <a:t>Contar las líneas nuevas.</a:t>
          </a:r>
        </a:p>
      </dgm:t>
    </dgm:pt>
    <dgm:pt modelId="{781E1F08-971E-4121-BBD5-D49E655A6D26}" type="parTrans" cxnId="{D92909EA-3602-4131-B1D0-4A116777FE85}">
      <dgm:prSet/>
      <dgm:spPr/>
      <dgm:t>
        <a:bodyPr/>
        <a:lstStyle/>
        <a:p>
          <a:endParaRPr lang="es-MX"/>
        </a:p>
      </dgm:t>
    </dgm:pt>
    <dgm:pt modelId="{4ABC4CEB-A049-4594-A87F-82F15D5DBC0F}" type="sibTrans" cxnId="{D92909EA-3602-4131-B1D0-4A116777FE85}">
      <dgm:prSet/>
      <dgm:spPr/>
      <dgm:t>
        <a:bodyPr/>
        <a:lstStyle/>
        <a:p>
          <a:endParaRPr lang="es-MX"/>
        </a:p>
      </dgm:t>
    </dgm:pt>
    <dgm:pt modelId="{04962145-D8BD-47BF-ACAE-D309FB4AFE3A}">
      <dgm:prSet phldrT="[Texto]"/>
      <dgm:spPr/>
      <dgm:t>
        <a:bodyPr/>
        <a:lstStyle/>
        <a:p>
          <a:r>
            <a:rPr lang="es-MX"/>
            <a:t>Obtener las líneas nuevas en cada log por SSH y almacena  en un archivo.</a:t>
          </a:r>
        </a:p>
      </dgm:t>
    </dgm:pt>
    <dgm:pt modelId="{8466D19F-D6C3-45F5-980A-9738D748B99E}" type="parTrans" cxnId="{2E0B27BE-1D81-48BB-8D21-1A284C2E2D51}">
      <dgm:prSet/>
      <dgm:spPr/>
      <dgm:t>
        <a:bodyPr/>
        <a:lstStyle/>
        <a:p>
          <a:endParaRPr lang="es-MX"/>
        </a:p>
      </dgm:t>
    </dgm:pt>
    <dgm:pt modelId="{DE09A7C3-CB9D-41D8-8752-8801377A6EAB}" type="sibTrans" cxnId="{2E0B27BE-1D81-48BB-8D21-1A284C2E2D51}">
      <dgm:prSet/>
      <dgm:spPr/>
      <dgm:t>
        <a:bodyPr/>
        <a:lstStyle/>
        <a:p>
          <a:endParaRPr lang="es-MX"/>
        </a:p>
      </dgm:t>
    </dgm:pt>
    <dgm:pt modelId="{07106D2D-D39C-4827-BD38-2D504D54D8FD}">
      <dgm:prSet phldrT="[Texto]"/>
      <dgm:spPr/>
      <dgm:t>
        <a:bodyPr/>
        <a:lstStyle/>
        <a:p>
          <a:r>
            <a:rPr lang="es-MX"/>
            <a:t>Transferir los archivos creados al servidor WAF.</a:t>
          </a:r>
        </a:p>
      </dgm:t>
    </dgm:pt>
    <dgm:pt modelId="{9E9097B5-E8EB-495D-9414-5120CF4E4C35}" type="parTrans" cxnId="{2745BA44-6832-4DA2-B298-EC825E3782D3}">
      <dgm:prSet/>
      <dgm:spPr/>
      <dgm:t>
        <a:bodyPr/>
        <a:lstStyle/>
        <a:p>
          <a:endParaRPr lang="es-MX"/>
        </a:p>
      </dgm:t>
    </dgm:pt>
    <dgm:pt modelId="{F20FAE39-9D85-48DF-8515-1C30FA238528}" type="sibTrans" cxnId="{2745BA44-6832-4DA2-B298-EC825E3782D3}">
      <dgm:prSet/>
      <dgm:spPr/>
      <dgm:t>
        <a:bodyPr/>
        <a:lstStyle/>
        <a:p>
          <a:endParaRPr lang="es-MX"/>
        </a:p>
      </dgm:t>
    </dgm:pt>
    <dgm:pt modelId="{145E4315-0B42-4405-BD52-49023A8C1B50}">
      <dgm:prSet phldrT="[Texto]" custT="1"/>
      <dgm:spPr/>
      <dgm:t>
        <a:bodyPr/>
        <a:lstStyle/>
        <a:p>
          <a:r>
            <a:rPr lang="es-MX" sz="2000"/>
            <a:t>Paso 2</a:t>
          </a:r>
        </a:p>
      </dgm:t>
    </dgm:pt>
    <dgm:pt modelId="{F26E5BF5-6D96-45CE-A619-1B4941009305}" type="sibTrans" cxnId="{CCBCA2DE-35F0-4A0C-A5CC-06E1666F3F55}">
      <dgm:prSet/>
      <dgm:spPr/>
      <dgm:t>
        <a:bodyPr/>
        <a:lstStyle/>
        <a:p>
          <a:endParaRPr lang="es-MX"/>
        </a:p>
      </dgm:t>
    </dgm:pt>
    <dgm:pt modelId="{FF0D712D-32C5-45A0-B37B-D539858DF233}" type="parTrans" cxnId="{CCBCA2DE-35F0-4A0C-A5CC-06E1666F3F55}">
      <dgm:prSet/>
      <dgm:spPr/>
      <dgm:t>
        <a:bodyPr/>
        <a:lstStyle/>
        <a:p>
          <a:endParaRPr lang="es-MX"/>
        </a:p>
      </dgm:t>
    </dgm:pt>
    <dgm:pt modelId="{7A1886C4-356E-4B9B-A4CB-E5E563D3E2C1}">
      <dgm:prSet phldrT="[Texto]" custT="1"/>
      <dgm:spPr/>
      <dgm:t>
        <a:bodyPr/>
        <a:lstStyle/>
        <a:p>
          <a:r>
            <a:rPr lang="es-MX" sz="2000"/>
            <a:t>Paso 1</a:t>
          </a:r>
        </a:p>
      </dgm:t>
    </dgm:pt>
    <dgm:pt modelId="{5E0E628A-ACFA-432C-B4AD-B8402B82867E}" type="sibTrans" cxnId="{19111431-2FAA-4DF4-90DE-D055CBF5FC84}">
      <dgm:prSet/>
      <dgm:spPr/>
      <dgm:t>
        <a:bodyPr/>
        <a:lstStyle/>
        <a:p>
          <a:endParaRPr lang="es-MX"/>
        </a:p>
      </dgm:t>
    </dgm:pt>
    <dgm:pt modelId="{52CC8C78-F8DF-4F87-A70D-F8D74556A4C1}" type="parTrans" cxnId="{19111431-2FAA-4DF4-90DE-D055CBF5FC84}">
      <dgm:prSet/>
      <dgm:spPr/>
      <dgm:t>
        <a:bodyPr/>
        <a:lstStyle/>
        <a:p>
          <a:endParaRPr lang="es-MX"/>
        </a:p>
      </dgm:t>
    </dgm:pt>
    <dgm:pt modelId="{6AA16FA9-C2B7-4A8E-BB2D-E66459DCCA1D}">
      <dgm:prSet phldrT="[Texto]" custT="1"/>
      <dgm:spPr/>
      <dgm:t>
        <a:bodyPr/>
        <a:lstStyle/>
        <a:p>
          <a:r>
            <a:rPr lang="es-MX" sz="2000"/>
            <a:t>Paso 3</a:t>
          </a:r>
        </a:p>
      </dgm:t>
    </dgm:pt>
    <dgm:pt modelId="{A50E9522-AE85-4198-BE34-A4C014321F59}" type="sibTrans" cxnId="{BF6EA8E8-3EDD-4529-8AC9-02300F033DA8}">
      <dgm:prSet/>
      <dgm:spPr/>
      <dgm:t>
        <a:bodyPr/>
        <a:lstStyle/>
        <a:p>
          <a:endParaRPr lang="es-MX"/>
        </a:p>
      </dgm:t>
    </dgm:pt>
    <dgm:pt modelId="{BC576454-0A84-4D44-85AB-0DD9380624B3}" type="parTrans" cxnId="{BF6EA8E8-3EDD-4529-8AC9-02300F033DA8}">
      <dgm:prSet/>
      <dgm:spPr/>
      <dgm:t>
        <a:bodyPr/>
        <a:lstStyle/>
        <a:p>
          <a:endParaRPr lang="es-MX"/>
        </a:p>
      </dgm:t>
    </dgm:pt>
    <dgm:pt modelId="{E38FEEBD-0572-46B7-BCD7-081853689CE7}" type="pres">
      <dgm:prSet presAssocID="{A5592582-8B9D-41E5-8203-B831668EED44}" presName="rootnode" presStyleCnt="0">
        <dgm:presLayoutVars>
          <dgm:chMax/>
          <dgm:chPref/>
          <dgm:dir/>
          <dgm:animLvl val="lvl"/>
        </dgm:presLayoutVars>
      </dgm:prSet>
      <dgm:spPr/>
      <dgm:t>
        <a:bodyPr/>
        <a:lstStyle/>
        <a:p>
          <a:endParaRPr lang="es-MX"/>
        </a:p>
      </dgm:t>
    </dgm:pt>
    <dgm:pt modelId="{92B23527-C4F9-43E4-B242-993F6CAA0966}" type="pres">
      <dgm:prSet presAssocID="{3575D1C7-2C3A-4C40-BA7E-B7278C047205}" presName="composite" presStyleCnt="0"/>
      <dgm:spPr/>
    </dgm:pt>
    <dgm:pt modelId="{7571FD98-0C26-4765-87C2-3999E5B629DD}" type="pres">
      <dgm:prSet presAssocID="{3575D1C7-2C3A-4C40-BA7E-B7278C047205}" presName="bentUpArrow1" presStyleLbl="alignImgPlace1" presStyleIdx="0" presStyleCnt="2"/>
      <dgm:spPr/>
    </dgm:pt>
    <dgm:pt modelId="{82D4B6E4-F564-4E43-A449-07415B9FEDAC}" type="pres">
      <dgm:prSet presAssocID="{3575D1C7-2C3A-4C40-BA7E-B7278C047205}" presName="ParentText" presStyleLbl="node1" presStyleIdx="0" presStyleCnt="3">
        <dgm:presLayoutVars>
          <dgm:chMax val="1"/>
          <dgm:chPref val="1"/>
          <dgm:bulletEnabled val="1"/>
        </dgm:presLayoutVars>
      </dgm:prSet>
      <dgm:spPr/>
      <dgm:t>
        <a:bodyPr/>
        <a:lstStyle/>
        <a:p>
          <a:endParaRPr lang="es-MX"/>
        </a:p>
      </dgm:t>
    </dgm:pt>
    <dgm:pt modelId="{75542B59-5740-4227-8472-A610173A57E4}" type="pres">
      <dgm:prSet presAssocID="{3575D1C7-2C3A-4C40-BA7E-B7278C047205}" presName="ChildText" presStyleLbl="revTx" presStyleIdx="0" presStyleCnt="3">
        <dgm:presLayoutVars>
          <dgm:chMax val="0"/>
          <dgm:chPref val="0"/>
          <dgm:bulletEnabled val="1"/>
        </dgm:presLayoutVars>
      </dgm:prSet>
      <dgm:spPr/>
      <dgm:t>
        <a:bodyPr/>
        <a:lstStyle/>
        <a:p>
          <a:endParaRPr lang="es-MX"/>
        </a:p>
      </dgm:t>
    </dgm:pt>
    <dgm:pt modelId="{C4AF4EC4-0E12-46AB-829E-C21C0972435E}" type="pres">
      <dgm:prSet presAssocID="{4ABC4CEB-A049-4594-A87F-82F15D5DBC0F}" presName="sibTrans" presStyleCnt="0"/>
      <dgm:spPr/>
    </dgm:pt>
    <dgm:pt modelId="{F54D0A47-FC85-4059-90AE-7D56842A3689}" type="pres">
      <dgm:prSet presAssocID="{04962145-D8BD-47BF-ACAE-D309FB4AFE3A}" presName="composite" presStyleCnt="0"/>
      <dgm:spPr/>
    </dgm:pt>
    <dgm:pt modelId="{09979E62-4657-4E4E-8AAC-C04FC178C7EE}" type="pres">
      <dgm:prSet presAssocID="{04962145-D8BD-47BF-ACAE-D309FB4AFE3A}" presName="bentUpArrow1" presStyleLbl="alignImgPlace1" presStyleIdx="1" presStyleCnt="2"/>
      <dgm:spPr/>
    </dgm:pt>
    <dgm:pt modelId="{8F078521-A5E1-470A-B096-1E35B8BC82F3}" type="pres">
      <dgm:prSet presAssocID="{04962145-D8BD-47BF-ACAE-D309FB4AFE3A}" presName="ParentText" presStyleLbl="node1" presStyleIdx="1" presStyleCnt="3">
        <dgm:presLayoutVars>
          <dgm:chMax val="1"/>
          <dgm:chPref val="1"/>
          <dgm:bulletEnabled val="1"/>
        </dgm:presLayoutVars>
      </dgm:prSet>
      <dgm:spPr/>
      <dgm:t>
        <a:bodyPr/>
        <a:lstStyle/>
        <a:p>
          <a:endParaRPr lang="es-MX"/>
        </a:p>
      </dgm:t>
    </dgm:pt>
    <dgm:pt modelId="{DBB8CD60-1BE2-4EAA-9745-D85A947B2C2D}" type="pres">
      <dgm:prSet presAssocID="{04962145-D8BD-47BF-ACAE-D309FB4AFE3A}" presName="ChildText" presStyleLbl="revTx" presStyleIdx="1" presStyleCnt="3">
        <dgm:presLayoutVars>
          <dgm:chMax val="0"/>
          <dgm:chPref val="0"/>
          <dgm:bulletEnabled val="1"/>
        </dgm:presLayoutVars>
      </dgm:prSet>
      <dgm:spPr/>
      <dgm:t>
        <a:bodyPr/>
        <a:lstStyle/>
        <a:p>
          <a:endParaRPr lang="es-MX"/>
        </a:p>
      </dgm:t>
    </dgm:pt>
    <dgm:pt modelId="{1FAA082E-A26B-4569-A4B6-5A682EDF767D}" type="pres">
      <dgm:prSet presAssocID="{DE09A7C3-CB9D-41D8-8752-8801377A6EAB}" presName="sibTrans" presStyleCnt="0"/>
      <dgm:spPr/>
    </dgm:pt>
    <dgm:pt modelId="{D9815B8B-61AA-4D04-8BE6-0E1C8AB021D3}" type="pres">
      <dgm:prSet presAssocID="{07106D2D-D39C-4827-BD38-2D504D54D8FD}" presName="composite" presStyleCnt="0"/>
      <dgm:spPr/>
    </dgm:pt>
    <dgm:pt modelId="{CAC231A2-0381-4402-BB75-4DDFE207AA1D}" type="pres">
      <dgm:prSet presAssocID="{07106D2D-D39C-4827-BD38-2D504D54D8FD}" presName="ParentText" presStyleLbl="node1" presStyleIdx="2" presStyleCnt="3">
        <dgm:presLayoutVars>
          <dgm:chMax val="1"/>
          <dgm:chPref val="1"/>
          <dgm:bulletEnabled val="1"/>
        </dgm:presLayoutVars>
      </dgm:prSet>
      <dgm:spPr/>
      <dgm:t>
        <a:bodyPr/>
        <a:lstStyle/>
        <a:p>
          <a:endParaRPr lang="es-MX"/>
        </a:p>
      </dgm:t>
    </dgm:pt>
    <dgm:pt modelId="{7DC09053-BA3D-488B-A025-917A39A61B61}" type="pres">
      <dgm:prSet presAssocID="{07106D2D-D39C-4827-BD38-2D504D54D8FD}" presName="FinalChildText" presStyleLbl="revTx" presStyleIdx="2" presStyleCnt="3">
        <dgm:presLayoutVars>
          <dgm:chMax val="0"/>
          <dgm:chPref val="0"/>
          <dgm:bulletEnabled val="1"/>
        </dgm:presLayoutVars>
      </dgm:prSet>
      <dgm:spPr/>
      <dgm:t>
        <a:bodyPr/>
        <a:lstStyle/>
        <a:p>
          <a:endParaRPr lang="es-MX"/>
        </a:p>
      </dgm:t>
    </dgm:pt>
  </dgm:ptLst>
  <dgm:cxnLst>
    <dgm:cxn modelId="{2E0B27BE-1D81-48BB-8D21-1A284C2E2D51}" srcId="{A5592582-8B9D-41E5-8203-B831668EED44}" destId="{04962145-D8BD-47BF-ACAE-D309FB4AFE3A}" srcOrd="1" destOrd="0" parTransId="{8466D19F-D6C3-45F5-980A-9738D748B99E}" sibTransId="{DE09A7C3-CB9D-41D8-8752-8801377A6EAB}"/>
    <dgm:cxn modelId="{2745BA44-6832-4DA2-B298-EC825E3782D3}" srcId="{A5592582-8B9D-41E5-8203-B831668EED44}" destId="{07106D2D-D39C-4827-BD38-2D504D54D8FD}" srcOrd="2" destOrd="0" parTransId="{9E9097B5-E8EB-495D-9414-5120CF4E4C35}" sibTransId="{F20FAE39-9D85-48DF-8515-1C30FA238528}"/>
    <dgm:cxn modelId="{19111431-2FAA-4DF4-90DE-D055CBF5FC84}" srcId="{3575D1C7-2C3A-4C40-BA7E-B7278C047205}" destId="{7A1886C4-356E-4B9B-A4CB-E5E563D3E2C1}" srcOrd="0" destOrd="0" parTransId="{52CC8C78-F8DF-4F87-A70D-F8D74556A4C1}" sibTransId="{5E0E628A-ACFA-432C-B4AD-B8402B82867E}"/>
    <dgm:cxn modelId="{CCBCA2DE-35F0-4A0C-A5CC-06E1666F3F55}" srcId="{04962145-D8BD-47BF-ACAE-D309FB4AFE3A}" destId="{145E4315-0B42-4405-BD52-49023A8C1B50}" srcOrd="0" destOrd="0" parTransId="{FF0D712D-32C5-45A0-B37B-D539858DF233}" sibTransId="{F26E5BF5-6D96-45CE-A619-1B4941009305}"/>
    <dgm:cxn modelId="{BF6EA8E8-3EDD-4529-8AC9-02300F033DA8}" srcId="{07106D2D-D39C-4827-BD38-2D504D54D8FD}" destId="{6AA16FA9-C2B7-4A8E-BB2D-E66459DCCA1D}" srcOrd="0" destOrd="0" parTransId="{BC576454-0A84-4D44-85AB-0DD9380624B3}" sibTransId="{A50E9522-AE85-4198-BE34-A4C014321F59}"/>
    <dgm:cxn modelId="{72C86677-6430-40E7-B047-F86AE47EFF4F}" type="presOf" srcId="{07106D2D-D39C-4827-BD38-2D504D54D8FD}" destId="{CAC231A2-0381-4402-BB75-4DDFE207AA1D}" srcOrd="0" destOrd="0" presId="urn:microsoft.com/office/officeart/2005/8/layout/StepDownProcess"/>
    <dgm:cxn modelId="{D92909EA-3602-4131-B1D0-4A116777FE85}" srcId="{A5592582-8B9D-41E5-8203-B831668EED44}" destId="{3575D1C7-2C3A-4C40-BA7E-B7278C047205}" srcOrd="0" destOrd="0" parTransId="{781E1F08-971E-4121-BBD5-D49E655A6D26}" sibTransId="{4ABC4CEB-A049-4594-A87F-82F15D5DBC0F}"/>
    <dgm:cxn modelId="{5FDF46CC-0EC6-4CE3-A92F-ED79D56945E8}" type="presOf" srcId="{3575D1C7-2C3A-4C40-BA7E-B7278C047205}" destId="{82D4B6E4-F564-4E43-A449-07415B9FEDAC}" srcOrd="0" destOrd="0" presId="urn:microsoft.com/office/officeart/2005/8/layout/StepDownProcess"/>
    <dgm:cxn modelId="{5E94E251-481F-4074-96BD-A5EF68E9B8C7}" type="presOf" srcId="{A5592582-8B9D-41E5-8203-B831668EED44}" destId="{E38FEEBD-0572-46B7-BCD7-081853689CE7}" srcOrd="0" destOrd="0" presId="urn:microsoft.com/office/officeart/2005/8/layout/StepDownProcess"/>
    <dgm:cxn modelId="{DCF466F9-6162-4050-BBDC-B88655B3271D}" type="presOf" srcId="{145E4315-0B42-4405-BD52-49023A8C1B50}" destId="{DBB8CD60-1BE2-4EAA-9745-D85A947B2C2D}" srcOrd="0" destOrd="0" presId="urn:microsoft.com/office/officeart/2005/8/layout/StepDownProcess"/>
    <dgm:cxn modelId="{174E0B90-A41C-448E-BF8F-0F169775A686}" type="presOf" srcId="{6AA16FA9-C2B7-4A8E-BB2D-E66459DCCA1D}" destId="{7DC09053-BA3D-488B-A025-917A39A61B61}" srcOrd="0" destOrd="0" presId="urn:microsoft.com/office/officeart/2005/8/layout/StepDownProcess"/>
    <dgm:cxn modelId="{47B924C1-9E94-4630-A837-E0D67A6B78B7}" type="presOf" srcId="{7A1886C4-356E-4B9B-A4CB-E5E563D3E2C1}" destId="{75542B59-5740-4227-8472-A610173A57E4}" srcOrd="0" destOrd="0" presId="urn:microsoft.com/office/officeart/2005/8/layout/StepDownProcess"/>
    <dgm:cxn modelId="{5E934985-986E-44A1-83B2-F9F827671C11}" type="presOf" srcId="{04962145-D8BD-47BF-ACAE-D309FB4AFE3A}" destId="{8F078521-A5E1-470A-B096-1E35B8BC82F3}" srcOrd="0" destOrd="0" presId="urn:microsoft.com/office/officeart/2005/8/layout/StepDownProcess"/>
    <dgm:cxn modelId="{7E36D2AA-5CE1-40B3-82CA-E6E9FA1E8497}" type="presParOf" srcId="{E38FEEBD-0572-46B7-BCD7-081853689CE7}" destId="{92B23527-C4F9-43E4-B242-993F6CAA0966}" srcOrd="0" destOrd="0" presId="urn:microsoft.com/office/officeart/2005/8/layout/StepDownProcess"/>
    <dgm:cxn modelId="{6FBD463F-2875-47D0-AEA6-A145F5D78291}" type="presParOf" srcId="{92B23527-C4F9-43E4-B242-993F6CAA0966}" destId="{7571FD98-0C26-4765-87C2-3999E5B629DD}" srcOrd="0" destOrd="0" presId="urn:microsoft.com/office/officeart/2005/8/layout/StepDownProcess"/>
    <dgm:cxn modelId="{8B1CCF01-8504-4426-819E-542AA0241E44}" type="presParOf" srcId="{92B23527-C4F9-43E4-B242-993F6CAA0966}" destId="{82D4B6E4-F564-4E43-A449-07415B9FEDAC}" srcOrd="1" destOrd="0" presId="urn:microsoft.com/office/officeart/2005/8/layout/StepDownProcess"/>
    <dgm:cxn modelId="{DD6A8734-FF21-4BF2-8961-7F076062E18A}" type="presParOf" srcId="{92B23527-C4F9-43E4-B242-993F6CAA0966}" destId="{75542B59-5740-4227-8472-A610173A57E4}" srcOrd="2" destOrd="0" presId="urn:microsoft.com/office/officeart/2005/8/layout/StepDownProcess"/>
    <dgm:cxn modelId="{CA2D0916-8333-490D-829F-CFA509D32AA1}" type="presParOf" srcId="{E38FEEBD-0572-46B7-BCD7-081853689CE7}" destId="{C4AF4EC4-0E12-46AB-829E-C21C0972435E}" srcOrd="1" destOrd="0" presId="urn:microsoft.com/office/officeart/2005/8/layout/StepDownProcess"/>
    <dgm:cxn modelId="{33EEC745-A699-4263-8B23-65EA78840C2D}" type="presParOf" srcId="{E38FEEBD-0572-46B7-BCD7-081853689CE7}" destId="{F54D0A47-FC85-4059-90AE-7D56842A3689}" srcOrd="2" destOrd="0" presId="urn:microsoft.com/office/officeart/2005/8/layout/StepDownProcess"/>
    <dgm:cxn modelId="{49DAF3A3-5DC5-4715-B23B-0298DB1631E9}" type="presParOf" srcId="{F54D0A47-FC85-4059-90AE-7D56842A3689}" destId="{09979E62-4657-4E4E-8AAC-C04FC178C7EE}" srcOrd="0" destOrd="0" presId="urn:microsoft.com/office/officeart/2005/8/layout/StepDownProcess"/>
    <dgm:cxn modelId="{52FEF59E-99B4-4755-8D27-1EC7CD86E704}" type="presParOf" srcId="{F54D0A47-FC85-4059-90AE-7D56842A3689}" destId="{8F078521-A5E1-470A-B096-1E35B8BC82F3}" srcOrd="1" destOrd="0" presId="urn:microsoft.com/office/officeart/2005/8/layout/StepDownProcess"/>
    <dgm:cxn modelId="{BBAB18CC-6B25-4193-9109-8B8A2C196ED4}" type="presParOf" srcId="{F54D0A47-FC85-4059-90AE-7D56842A3689}" destId="{DBB8CD60-1BE2-4EAA-9745-D85A947B2C2D}" srcOrd="2" destOrd="0" presId="urn:microsoft.com/office/officeart/2005/8/layout/StepDownProcess"/>
    <dgm:cxn modelId="{BDE78732-FCA9-4BA4-8F77-C7D6E746D74B}" type="presParOf" srcId="{E38FEEBD-0572-46B7-BCD7-081853689CE7}" destId="{1FAA082E-A26B-4569-A4B6-5A682EDF767D}" srcOrd="3" destOrd="0" presId="urn:microsoft.com/office/officeart/2005/8/layout/StepDownProcess"/>
    <dgm:cxn modelId="{EF6A9BE0-B248-4FE7-ABA6-90D1FEAA26F5}" type="presParOf" srcId="{E38FEEBD-0572-46B7-BCD7-081853689CE7}" destId="{D9815B8B-61AA-4D04-8BE6-0E1C8AB021D3}" srcOrd="4" destOrd="0" presId="urn:microsoft.com/office/officeart/2005/8/layout/StepDownProcess"/>
    <dgm:cxn modelId="{612ADAA5-49FF-41A4-91E2-B22C6DBE0354}" type="presParOf" srcId="{D9815B8B-61AA-4D04-8BE6-0E1C8AB021D3}" destId="{CAC231A2-0381-4402-BB75-4DDFE207AA1D}" srcOrd="0" destOrd="0" presId="urn:microsoft.com/office/officeart/2005/8/layout/StepDownProcess"/>
    <dgm:cxn modelId="{B54E74F2-748F-4274-9419-9671C1E1CC9D}" type="presParOf" srcId="{D9815B8B-61AA-4D04-8BE6-0E1C8AB021D3}" destId="{7DC09053-BA3D-488B-A025-917A39A61B61}"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1FD98-0C26-4765-87C2-3999E5B629DD}">
      <dsp:nvSpPr>
        <dsp:cNvPr id="0" name=""/>
        <dsp:cNvSpPr/>
      </dsp:nvSpPr>
      <dsp:spPr>
        <a:xfrm rot="5400000">
          <a:off x="390351" y="1193868"/>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D4B6E4-F564-4E43-A449-07415B9FEDAC}">
      <dsp:nvSpPr>
        <dsp:cNvPr id="0" name=""/>
        <dsp:cNvSpPr/>
      </dsp:nvSpPr>
      <dsp:spPr>
        <a:xfrm>
          <a:off x="110608" y="23411"/>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Contar las líneas nuevas.</a:t>
          </a:r>
        </a:p>
      </dsp:txBody>
      <dsp:txXfrm>
        <a:off x="171354" y="84157"/>
        <a:ext cx="1655978" cy="1122679"/>
      </dsp:txXfrm>
    </dsp:sp>
    <dsp:sp modelId="{75542B59-5740-4227-8472-A610173A57E4}">
      <dsp:nvSpPr>
        <dsp:cNvPr id="0" name=""/>
        <dsp:cNvSpPr/>
      </dsp:nvSpPr>
      <dsp:spPr>
        <a:xfrm>
          <a:off x="1888079" y="142071"/>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1</a:t>
          </a:r>
        </a:p>
      </dsp:txBody>
      <dsp:txXfrm>
        <a:off x="1888079" y="142071"/>
        <a:ext cx="1292762" cy="1005594"/>
      </dsp:txXfrm>
    </dsp:sp>
    <dsp:sp modelId="{09979E62-4657-4E4E-8AAC-C04FC178C7EE}">
      <dsp:nvSpPr>
        <dsp:cNvPr id="0" name=""/>
        <dsp:cNvSpPr/>
      </dsp:nvSpPr>
      <dsp:spPr>
        <a:xfrm rot="5400000">
          <a:off x="1864063" y="2591484"/>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078521-A5E1-470A-B096-1E35B8BC82F3}">
      <dsp:nvSpPr>
        <dsp:cNvPr id="0" name=""/>
        <dsp:cNvSpPr/>
      </dsp:nvSpPr>
      <dsp:spPr>
        <a:xfrm>
          <a:off x="1584320" y="1421026"/>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Obtener las líneas nuevas en cada log por SSH y almacena  en un archivo.</a:t>
          </a:r>
        </a:p>
      </dsp:txBody>
      <dsp:txXfrm>
        <a:off x="1645066" y="1481772"/>
        <a:ext cx="1655978" cy="1122679"/>
      </dsp:txXfrm>
    </dsp:sp>
    <dsp:sp modelId="{DBB8CD60-1BE2-4EAA-9745-D85A947B2C2D}">
      <dsp:nvSpPr>
        <dsp:cNvPr id="0" name=""/>
        <dsp:cNvSpPr/>
      </dsp:nvSpPr>
      <dsp:spPr>
        <a:xfrm>
          <a:off x="3361791" y="1539686"/>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2</a:t>
          </a:r>
        </a:p>
      </dsp:txBody>
      <dsp:txXfrm>
        <a:off x="3361791" y="1539686"/>
        <a:ext cx="1292762" cy="1005594"/>
      </dsp:txXfrm>
    </dsp:sp>
    <dsp:sp modelId="{CAC231A2-0381-4402-BB75-4DDFE207AA1D}">
      <dsp:nvSpPr>
        <dsp:cNvPr id="0" name=""/>
        <dsp:cNvSpPr/>
      </dsp:nvSpPr>
      <dsp:spPr>
        <a:xfrm>
          <a:off x="3058032" y="2818642"/>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Transferir los archivos creados al servidor WAF.</a:t>
          </a:r>
        </a:p>
      </dsp:txBody>
      <dsp:txXfrm>
        <a:off x="3118778" y="2879388"/>
        <a:ext cx="1655978" cy="1122679"/>
      </dsp:txXfrm>
    </dsp:sp>
    <dsp:sp modelId="{7DC09053-BA3D-488B-A025-917A39A61B61}">
      <dsp:nvSpPr>
        <dsp:cNvPr id="0" name=""/>
        <dsp:cNvSpPr/>
      </dsp:nvSpPr>
      <dsp:spPr>
        <a:xfrm>
          <a:off x="4835503" y="2937302"/>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3</a:t>
          </a:r>
        </a:p>
      </dsp:txBody>
      <dsp:txXfrm>
        <a:off x="4835503" y="2937302"/>
        <a:ext cx="1292762" cy="100559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CFED8091AD4536848802EFD835A4F4"/>
        <w:category>
          <w:name w:val="General"/>
          <w:gallery w:val="placeholder"/>
        </w:category>
        <w:types>
          <w:type w:val="bbPlcHdr"/>
        </w:types>
        <w:behaviors>
          <w:behavior w:val="content"/>
        </w:behaviors>
        <w:guid w:val="{4C47A848-3DD1-42A0-AC3A-9EE0769E64AA}"/>
      </w:docPartPr>
      <w:docPartBody>
        <w:p w:rsidR="00607840" w:rsidRDefault="001A5029" w:rsidP="001A5029">
          <w:pPr>
            <w:pStyle w:val="9BCFED8091AD4536848802EFD835A4F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C48F63AFF3450ABFE5971892AF4742"/>
        <w:category>
          <w:name w:val="General"/>
          <w:gallery w:val="placeholder"/>
        </w:category>
        <w:types>
          <w:type w:val="bbPlcHdr"/>
        </w:types>
        <w:behaviors>
          <w:behavior w:val="content"/>
        </w:behaviors>
        <w:guid w:val="{115E0880-9B65-4E45-85D2-FBCECD11B563}"/>
      </w:docPartPr>
      <w:docPartBody>
        <w:p w:rsidR="00607840" w:rsidRDefault="001A5029" w:rsidP="001A5029">
          <w:pPr>
            <w:pStyle w:val="24C48F63AFF3450ABFE5971892AF474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1C"/>
    <w:rsid w:val="00003618"/>
    <w:rsid w:val="000E7205"/>
    <w:rsid w:val="00190D37"/>
    <w:rsid w:val="001A5029"/>
    <w:rsid w:val="001E4A8B"/>
    <w:rsid w:val="001E6326"/>
    <w:rsid w:val="00231AEF"/>
    <w:rsid w:val="003524C0"/>
    <w:rsid w:val="003571B7"/>
    <w:rsid w:val="00365AD9"/>
    <w:rsid w:val="00466A94"/>
    <w:rsid w:val="004B1ABF"/>
    <w:rsid w:val="004D1914"/>
    <w:rsid w:val="004D3E79"/>
    <w:rsid w:val="004E4DDF"/>
    <w:rsid w:val="004E66A6"/>
    <w:rsid w:val="005D7C77"/>
    <w:rsid w:val="00607840"/>
    <w:rsid w:val="006F6DBE"/>
    <w:rsid w:val="006F72DA"/>
    <w:rsid w:val="00731E20"/>
    <w:rsid w:val="007A4EBA"/>
    <w:rsid w:val="007D304E"/>
    <w:rsid w:val="00874B66"/>
    <w:rsid w:val="0088125E"/>
    <w:rsid w:val="008E018C"/>
    <w:rsid w:val="008E7EF2"/>
    <w:rsid w:val="009147FC"/>
    <w:rsid w:val="00992D4F"/>
    <w:rsid w:val="009D1FA7"/>
    <w:rsid w:val="00A420AA"/>
    <w:rsid w:val="00A710DD"/>
    <w:rsid w:val="00A979B2"/>
    <w:rsid w:val="00AF5426"/>
    <w:rsid w:val="00C26FEC"/>
    <w:rsid w:val="00C47D1C"/>
    <w:rsid w:val="00C73CFC"/>
    <w:rsid w:val="00CE3200"/>
    <w:rsid w:val="00CF2718"/>
    <w:rsid w:val="00D0283E"/>
    <w:rsid w:val="00D3623F"/>
    <w:rsid w:val="00D768AF"/>
    <w:rsid w:val="00F807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DC0AE319CA4ACFAB59420B648A27C0">
    <w:name w:val="59DC0AE319CA4ACFAB59420B648A27C0"/>
    <w:rsid w:val="00C47D1C"/>
  </w:style>
  <w:style w:type="paragraph" w:customStyle="1" w:styleId="E36A5509D7C54EEF98EFEC8F1CB192DE">
    <w:name w:val="E36A5509D7C54EEF98EFEC8F1CB192DE"/>
    <w:rsid w:val="00C47D1C"/>
  </w:style>
  <w:style w:type="paragraph" w:customStyle="1" w:styleId="2BED30FD18424A19BC728F86420337A4">
    <w:name w:val="2BED30FD18424A19BC728F86420337A4"/>
    <w:rsid w:val="00C47D1C"/>
  </w:style>
  <w:style w:type="paragraph" w:customStyle="1" w:styleId="F9EC218CE7B94F2D83506D870C5BE41D">
    <w:name w:val="F9EC218CE7B94F2D83506D870C5BE41D"/>
    <w:rsid w:val="00C47D1C"/>
  </w:style>
  <w:style w:type="paragraph" w:customStyle="1" w:styleId="71BEC5CD176F41A5B856C8183BE899E9">
    <w:name w:val="71BEC5CD176F41A5B856C8183BE899E9"/>
    <w:rsid w:val="006F6DBE"/>
  </w:style>
  <w:style w:type="paragraph" w:customStyle="1" w:styleId="9BCFED8091AD4536848802EFD835A4F4">
    <w:name w:val="9BCFED8091AD4536848802EFD835A4F4"/>
    <w:rsid w:val="001A5029"/>
  </w:style>
  <w:style w:type="paragraph" w:customStyle="1" w:styleId="24C48F63AFF3450ABFE5971892AF4742">
    <w:name w:val="24C48F63AFF3450ABFE5971892AF4742"/>
    <w:rsid w:val="001A5029"/>
  </w:style>
  <w:style w:type="paragraph" w:customStyle="1" w:styleId="E35946D485D34FB4A28FEEEBA0784D95">
    <w:name w:val="E35946D485D34FB4A28FEEEBA0784D95"/>
    <w:rsid w:val="003524C0"/>
  </w:style>
  <w:style w:type="paragraph" w:customStyle="1" w:styleId="9999CBAEAA0041F69F9DD98085725A88">
    <w:name w:val="9999CBAEAA0041F69F9DD98085725A88"/>
    <w:rsid w:val="00352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de NOVIEMBRE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7C94E-FF80-4A8B-8160-A5A527E55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5612</Words>
  <Characters>30866</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Proyecto Final: Herramienta para monitoreo de bitácoras relacionadas con servicios web</vt:lpstr>
    </vt:vector>
  </TitlesOfParts>
  <Company>UNAM-CERT</Company>
  <LinksUpToDate>false</LinksUpToDate>
  <CharactersWithSpaces>36406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Herramienta para monitoreo de bitácoras relacionadas con servicios web</dc:title>
  <dc:subject>Integrantes:      José Juan Armenta Segura                                                                                             Diego Alfonso Serrano Guillén                                                                                                    Responsable del Proyecto:    Angie Aguilar Domínguez</dc:subject>
  <dc:creator>g g</dc:creator>
  <cp:keywords/>
  <dc:description/>
  <cp:lastModifiedBy>g g</cp:lastModifiedBy>
  <cp:revision>3</cp:revision>
  <cp:lastPrinted>2016-11-11T22:05:00Z</cp:lastPrinted>
  <dcterms:created xsi:type="dcterms:W3CDTF">2016-11-11T22:05:00Z</dcterms:created>
  <dcterms:modified xsi:type="dcterms:W3CDTF">2016-11-11T22:08:00Z</dcterms:modified>
</cp:coreProperties>
</file>